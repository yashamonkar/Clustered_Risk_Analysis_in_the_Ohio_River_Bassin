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9C135" w14:textId="4B22D5D9" w:rsidR="0011525D" w:rsidRDefault="008D01E7">
      <w:pPr>
        <w:spacing w:before="240" w:after="240"/>
        <w:rPr>
          <w:b/>
          <w:sz w:val="24"/>
          <w:szCs w:val="24"/>
        </w:rPr>
      </w:pPr>
      <w:r>
        <w:rPr>
          <w:b/>
          <w:sz w:val="24"/>
          <w:szCs w:val="24"/>
        </w:rPr>
        <w:t>Title: - Diagnosis, simulation and prediction of inter-annual and longer variations of multi-site, annual maximum streamflow in the Ohio River Basin.</w:t>
      </w:r>
    </w:p>
    <w:p w14:paraId="7A85FFC4" w14:textId="77777777" w:rsidR="0011525D" w:rsidRDefault="0011525D"/>
    <w:p w14:paraId="01B2099A" w14:textId="77777777" w:rsidR="0011525D" w:rsidRDefault="0011525D"/>
    <w:p w14:paraId="2627151D" w14:textId="77777777" w:rsidR="0011525D" w:rsidRDefault="008D01E7">
      <w:pPr>
        <w:spacing w:before="240" w:after="240"/>
        <w:rPr>
          <w:sz w:val="24"/>
          <w:szCs w:val="24"/>
        </w:rPr>
      </w:pPr>
      <w:r>
        <w:rPr>
          <w:sz w:val="24"/>
          <w:szCs w:val="24"/>
        </w:rPr>
        <w:t>Keywords: - Multi-site Streamflow Simulations, Climate Extremes, Risk Analysis, NAO, Ohio River Basin.</w:t>
      </w:r>
    </w:p>
    <w:p w14:paraId="4461CDE8" w14:textId="77777777" w:rsidR="0011525D" w:rsidRDefault="008D01E7">
      <w:pPr>
        <w:spacing w:before="240" w:after="240"/>
        <w:rPr>
          <w:sz w:val="24"/>
          <w:szCs w:val="24"/>
        </w:rPr>
      </w:pPr>
      <w:r>
        <w:rPr>
          <w:sz w:val="24"/>
          <w:szCs w:val="24"/>
        </w:rPr>
        <w:t xml:space="preserve"> </w:t>
      </w:r>
    </w:p>
    <w:p w14:paraId="327E19C9" w14:textId="55FEBCD4" w:rsidR="00844016" w:rsidRDefault="008D01E7">
      <w:pPr>
        <w:spacing w:before="240" w:after="240"/>
        <w:rPr>
          <w:sz w:val="24"/>
          <w:szCs w:val="24"/>
        </w:rPr>
      </w:pPr>
      <w:r w:rsidRPr="00FA7B06">
        <w:rPr>
          <w:i/>
          <w:sz w:val="24"/>
          <w:szCs w:val="24"/>
        </w:rPr>
        <w:t>Abstract</w:t>
      </w:r>
      <w:r>
        <w:rPr>
          <w:sz w:val="24"/>
          <w:szCs w:val="24"/>
        </w:rPr>
        <w:t xml:space="preserve">: </w:t>
      </w:r>
    </w:p>
    <w:p w14:paraId="77251BFD" w14:textId="67FBB9EF" w:rsidR="0011525D" w:rsidRDefault="00844016">
      <w:pPr>
        <w:spacing w:before="240" w:after="240"/>
        <w:rPr>
          <w:sz w:val="24"/>
          <w:szCs w:val="24"/>
        </w:rPr>
      </w:pPr>
      <w:r>
        <w:rPr>
          <w:sz w:val="24"/>
          <w:szCs w:val="24"/>
        </w:rPr>
        <w:t xml:space="preserve">Many authors have presented evidence for the modulation of rainfall induced floods by ENSO and other climate modes. How such information should be used for flood risk preparation and mitigation is an open question. This paper presents a systematic approach to diagnose, simulate and predict inter-annual variations in regional flood incidence as a step towards an approach towards </w:t>
      </w:r>
      <w:r w:rsidR="002443C0">
        <w:rPr>
          <w:sz w:val="24"/>
          <w:szCs w:val="24"/>
        </w:rPr>
        <w:t xml:space="preserve">adaptation to hydroclimatic variability. </w:t>
      </w:r>
      <w:r w:rsidR="008D01E7">
        <w:rPr>
          <w:sz w:val="24"/>
          <w:szCs w:val="24"/>
        </w:rPr>
        <w:t>Long records</w:t>
      </w:r>
      <w:r w:rsidR="002443C0">
        <w:rPr>
          <w:sz w:val="24"/>
          <w:szCs w:val="24"/>
        </w:rPr>
        <w:t xml:space="preserve"> of annual maximum streamflow</w:t>
      </w:r>
      <w:r w:rsidR="008D01E7">
        <w:rPr>
          <w:sz w:val="24"/>
          <w:szCs w:val="24"/>
        </w:rPr>
        <w:t xml:space="preserve"> from 30 sites in the </w:t>
      </w:r>
      <w:r w:rsidR="002443C0">
        <w:rPr>
          <w:sz w:val="24"/>
          <w:szCs w:val="24"/>
        </w:rPr>
        <w:t>Ohio River Basin</w:t>
      </w:r>
      <w:r w:rsidR="002443C0" w:rsidDel="002443C0">
        <w:rPr>
          <w:sz w:val="24"/>
          <w:szCs w:val="24"/>
        </w:rPr>
        <w:t xml:space="preserve"> </w:t>
      </w:r>
      <w:r w:rsidR="008D01E7">
        <w:rPr>
          <w:sz w:val="24"/>
          <w:szCs w:val="24"/>
        </w:rPr>
        <w:t xml:space="preserve">are analyzed using wavelets, cluster analysis and principal component analysis to </w:t>
      </w:r>
      <w:r w:rsidR="002443C0">
        <w:rPr>
          <w:sz w:val="24"/>
          <w:szCs w:val="24"/>
        </w:rPr>
        <w:t>identify</w:t>
      </w:r>
      <w:r w:rsidR="008D01E7">
        <w:rPr>
          <w:sz w:val="24"/>
          <w:szCs w:val="24"/>
        </w:rPr>
        <w:t xml:space="preserve"> a dimension reduction that best informs</w:t>
      </w:r>
      <w:r w:rsidR="002443C0">
        <w:rPr>
          <w:sz w:val="24"/>
          <w:szCs w:val="24"/>
        </w:rPr>
        <w:t xml:space="preserve"> regional</w:t>
      </w:r>
      <w:r w:rsidR="008D01E7">
        <w:rPr>
          <w:sz w:val="24"/>
          <w:szCs w:val="24"/>
        </w:rPr>
        <w:t xml:space="preserve"> spatio-temporal patterns</w:t>
      </w:r>
      <w:r w:rsidR="002443C0">
        <w:rPr>
          <w:sz w:val="24"/>
          <w:szCs w:val="24"/>
        </w:rPr>
        <w:t xml:space="preserve">, and their associated hemispheric climate modes. The characteristic time scale of the patterns identified vary from 5-7-year peaks to long term secular trends.  </w:t>
      </w:r>
      <w:r w:rsidR="008D01E7">
        <w:rPr>
          <w:sz w:val="24"/>
          <w:szCs w:val="24"/>
        </w:rPr>
        <w:t xml:space="preserve">Stochastic models for multi-site, multi-year simulation and prediction of annual maximum streamflow at each site are then developed and tested. </w:t>
      </w:r>
      <w:r w:rsidR="002443C0">
        <w:rPr>
          <w:sz w:val="24"/>
          <w:szCs w:val="24"/>
        </w:rPr>
        <w:t xml:space="preserve">Model simulations reproduce observed inter-annual and longer frequency domain structure and could be used for new dynamic flood risk mitigation strategies. </w:t>
      </w:r>
    </w:p>
    <w:p w14:paraId="65AFA987" w14:textId="77777777" w:rsidR="0011525D" w:rsidRDefault="008D01E7">
      <w:pPr>
        <w:spacing w:before="240" w:after="240"/>
        <w:rPr>
          <w:b/>
          <w:sz w:val="24"/>
          <w:szCs w:val="24"/>
        </w:rPr>
      </w:pPr>
      <w:r>
        <w:rPr>
          <w:b/>
          <w:sz w:val="24"/>
          <w:szCs w:val="24"/>
        </w:rPr>
        <w:t>Introduction: -</w:t>
      </w:r>
    </w:p>
    <w:p w14:paraId="0BF911E1" w14:textId="2001633D" w:rsidR="00F72687" w:rsidRDefault="008D01E7">
      <w:pPr>
        <w:spacing w:before="240" w:after="240"/>
        <w:rPr>
          <w:sz w:val="24"/>
          <w:szCs w:val="24"/>
          <w:u w:val="single"/>
        </w:rPr>
      </w:pPr>
      <w:r>
        <w:rPr>
          <w:sz w:val="24"/>
          <w:szCs w:val="24"/>
        </w:rPr>
        <w:t>Globally floods caused half a million deaths and affected nearly 3 billion people from 1980 to 2009</w:t>
      </w:r>
      <w:r w:rsidR="006D44D3">
        <w:rPr>
          <w:sz w:val="24"/>
          <w:szCs w:val="24"/>
        </w:rPr>
        <w:fldChar w:fldCharType="begin"/>
      </w:r>
      <w:r w:rsidR="006D44D3">
        <w:rPr>
          <w:sz w:val="24"/>
          <w:szCs w:val="24"/>
        </w:rPr>
        <w:instrText xml:space="preserve"> ADDIN ZOTERO_ITEM CSL_CITATION {"citationID":"WfIqNpwT","properties":{"formattedCitation":"(Melillo, Richmond, &amp; Yohe, 2014)","plainCitation":"(Melillo, Richmond, &amp; Yohe, 2014)","noteIndex":0},"citationItems":[{"id":755,"uris":["http://zotero.org/users/4874514/items/JYN4BPED"],"uri":["http://zotero.org/users/4874514/items/JYN4BPED"],"itemData":{"id":755,"type":"report","title":"Climate Change Impacts in the United States: The Third National Climate Assessment","publisher":"U.S. Global Change Research Program","source":"Crossref","URL":"https://nca2014.globalchange.gov/downloads","note":"DOI: 10.7930/J0Z31WJ2","title-short":"Climate Change Impacts in the United States","language":"en","author":[{"family":"Melillo","given":"J. M."},{"family":"Richmond","given":"Terese (T. C.)"},{"family":"Yohe","given":"G. W."}],"issued":{"date-parts":[["2014"]]},"accessed":{"date-parts":[["2019",9,24]]}}}],"schema":"https://github.com/citation-style-language/schema/raw/master/csl-citation.json"} </w:instrText>
      </w:r>
      <w:r w:rsidR="006D44D3">
        <w:rPr>
          <w:sz w:val="24"/>
          <w:szCs w:val="24"/>
        </w:rPr>
        <w:fldChar w:fldCharType="separate"/>
      </w:r>
      <w:r w:rsidR="006D44D3" w:rsidRPr="006D44D3">
        <w:rPr>
          <w:sz w:val="24"/>
        </w:rPr>
        <w:t>(Melillo, Richmond, &amp; Yohe, 2014)</w:t>
      </w:r>
      <w:r w:rsidR="006D44D3">
        <w:rPr>
          <w:sz w:val="24"/>
          <w:szCs w:val="24"/>
        </w:rPr>
        <w:fldChar w:fldCharType="end"/>
      </w:r>
      <w:r>
        <w:rPr>
          <w:sz w:val="24"/>
          <w:szCs w:val="24"/>
        </w:rPr>
        <w:t>. Flood losses are expected to worsen with increasing coastal migration, land-use changes and development in the floodplains</w:t>
      </w:r>
      <w:r w:rsidR="006D44D3">
        <w:rPr>
          <w:sz w:val="24"/>
          <w:szCs w:val="24"/>
        </w:rPr>
        <w:fldChar w:fldCharType="begin"/>
      </w:r>
      <w:r w:rsidR="006D44D3">
        <w:rPr>
          <w:sz w:val="24"/>
          <w:szCs w:val="24"/>
        </w:rPr>
        <w:instrText xml:space="preserve"> ADDIN ZOTERO_ITEM CSL_CITATION {"citationID":"OP7tPPZs","properties":{"formattedCitation":"(Knowles &amp; Kunreuther, 2014; Thomas &amp; Leichenko, 2011)","plainCitation":"(Knowles &amp; Kunreuther, 2014; Thomas &amp; Leichenko, 2011)","noteIndex":0},"citationItems":[{"id":756,"uris":["http://zotero.org/users/4874514/items/D5CSDBS4"],"uri":["http://zotero.org/users/4874514/items/D5CSDBS4"],"itemData":{"id":756,"type":"article-journal","title":"Troubled Waters: The National Flood Insurance Program in Historical Perspective","container-title":"Journal of Policy History","page":"327-353","volume":"26","issue":"3","source":"Cambridge Core","abstract":"//static.cambridge.org/content/id/urn%3Acambridge.org%3Aid%3Aarticle%3AS0898030614000153/resource/name/firstPage-S0898030614000153a.jpg","DOI":"10.1017/S0898030614000153","ISSN":"0898-0306, 1528-4190","title-short":"Troubled Waters","language":"en","author":[{"family":"Knowles","given":"Scott Gabriel"},{"family":"Kunreuther","given":"Howard C."}],"issued":{"date-parts":[["2014",7]]}}},{"id":759,"uris":["http://zotero.org/users/4874514/items/SHKGDVVL"],"uri":["http://zotero.org/users/4874514/items/SHKGDVVL"],"itemData":{"id":759,"type":"article-journal","title":"Adaptation through insurance: lessons from the NFIP","container-title":"International Journal of Climate Change Strategies and Management","source":"www.emerald.com","archive_location":"world","abstract":"– Insurance is widely regarded as a key adaptation option for climate change. Yet, the experience of the insurance sector in dealing with climatic hazards, particularly flooding, has been highly varied. Drawing from the experience of the US National Flood Insurance Program (NFIP), the purpose of this paper is to identify opportunities and challenges associated with using insurance as an adaptation strategy for climate change., – This article critically reviews the history and recent performance of the NFIP and considers lessons for climate change adaptation through insurance., – The US NFIP offers government</w:instrText>
      </w:r>
      <w:r w:rsidR="006D44D3">
        <w:rPr>
          <w:rFonts w:ascii="Cambria Math" w:hAnsi="Cambria Math" w:cs="Cambria Math"/>
          <w:sz w:val="24"/>
          <w:szCs w:val="24"/>
        </w:rPr>
        <w:instrText>‐</w:instrText>
      </w:r>
      <w:r w:rsidR="006D44D3">
        <w:rPr>
          <w:sz w:val="24"/>
          <w:szCs w:val="24"/>
        </w:rPr>
        <w:instrText>subsidized flood insurance for firms and residences. Over its 40</w:instrText>
      </w:r>
      <w:r w:rsidR="006D44D3">
        <w:rPr>
          <w:rFonts w:ascii="Cambria Math" w:hAnsi="Cambria Math" w:cs="Cambria Math"/>
          <w:sz w:val="24"/>
          <w:szCs w:val="24"/>
        </w:rPr>
        <w:instrText>‐</w:instrText>
      </w:r>
      <w:r w:rsidR="006D44D3">
        <w:rPr>
          <w:sz w:val="24"/>
          <w:szCs w:val="24"/>
        </w:rPr>
        <w:instrText>year history, the NFIP has struggled with financial instability and low levels of public participation in the program. The experience of the NFIP offers several lessons regarding the viability of insurance as an adaptation strategy: increasing insurance premiums to account for new climatic risks may mean that a growing segment of the population is unable or unwilling to purchase insurance, absent some other form of subsidization; educating the public on levels of risk and promoting appropriate risk mitigation are highly effective means for reducing damages from current and emerging weather</w:instrText>
      </w:r>
      <w:r w:rsidR="006D44D3">
        <w:rPr>
          <w:rFonts w:ascii="Cambria Math" w:hAnsi="Cambria Math" w:cs="Cambria Math"/>
          <w:sz w:val="24"/>
          <w:szCs w:val="24"/>
        </w:rPr>
        <w:instrText>‐</w:instrText>
      </w:r>
      <w:r w:rsidR="006D44D3">
        <w:rPr>
          <w:sz w:val="24"/>
          <w:szCs w:val="24"/>
        </w:rPr>
        <w:instrText>related risks; and close public</w:instrText>
      </w:r>
      <w:r w:rsidR="006D44D3">
        <w:rPr>
          <w:rFonts w:ascii="Cambria Math" w:hAnsi="Cambria Math" w:cs="Cambria Math"/>
          <w:sz w:val="24"/>
          <w:szCs w:val="24"/>
        </w:rPr>
        <w:instrText>‐</w:instrText>
      </w:r>
      <w:r w:rsidR="006D44D3">
        <w:rPr>
          <w:sz w:val="24"/>
          <w:szCs w:val="24"/>
        </w:rPr>
        <w:instrText>private cooperation is likely to be needed to prevent withdrawal of private insurers from high</w:instrText>
      </w:r>
      <w:r w:rsidR="006D44D3">
        <w:rPr>
          <w:rFonts w:ascii="Cambria Math" w:hAnsi="Cambria Math" w:cs="Cambria Math"/>
          <w:sz w:val="24"/>
          <w:szCs w:val="24"/>
        </w:rPr>
        <w:instrText>‐</w:instrText>
      </w:r>
      <w:r w:rsidR="006D44D3">
        <w:rPr>
          <w:sz w:val="24"/>
          <w:szCs w:val="24"/>
        </w:rPr>
        <w:instrText xml:space="preserve">risk areas and to ensure that insurance coverage continues to be widely available., – Examination of past experience with insurance as a mechanism for climate adaptation offers lessons and insights that can inform development of effective strategies to address climate change.","URL":"https://www.emerald.com/insight/content/doi/10.1108/17568691111153401/full/html","DOI":"10.1108/17568691111153401","ISSN":"1756-8692","title-short":"Adaptation through insurance","language":"en","author":[{"family":"Thomas","given":"Adelle"},{"family":"Leichenko","given":"Robin"}],"issued":{"date-parts":[["2011",8,2]]},"accessed":{"date-parts":[["2019",9,24]]}}}],"schema":"https://github.com/citation-style-language/schema/raw/master/csl-citation.json"} </w:instrText>
      </w:r>
      <w:r w:rsidR="006D44D3">
        <w:rPr>
          <w:sz w:val="24"/>
          <w:szCs w:val="24"/>
        </w:rPr>
        <w:fldChar w:fldCharType="separate"/>
      </w:r>
      <w:r w:rsidR="006D44D3" w:rsidRPr="006D44D3">
        <w:rPr>
          <w:sz w:val="24"/>
        </w:rPr>
        <w:t>(Knowles &amp; Kunreuther, 2014; Thomas &amp; Leichenko, 2011)</w:t>
      </w:r>
      <w:r w:rsidR="006D44D3">
        <w:rPr>
          <w:sz w:val="24"/>
          <w:szCs w:val="24"/>
        </w:rPr>
        <w:fldChar w:fldCharType="end"/>
      </w:r>
      <w:r>
        <w:rPr>
          <w:sz w:val="24"/>
          <w:szCs w:val="24"/>
        </w:rPr>
        <w:t>.</w:t>
      </w:r>
      <w:r w:rsidR="00BC71E8">
        <w:rPr>
          <w:sz w:val="24"/>
          <w:szCs w:val="24"/>
          <w:u w:val="single"/>
        </w:rPr>
        <w:t xml:space="preserve"> </w:t>
      </w:r>
    </w:p>
    <w:p w14:paraId="7CE72441" w14:textId="737C661B" w:rsidR="0011525D" w:rsidRDefault="008D01E7">
      <w:pPr>
        <w:spacing w:before="240" w:after="240"/>
        <w:rPr>
          <w:sz w:val="24"/>
          <w:szCs w:val="24"/>
        </w:rPr>
      </w:pPr>
      <w:r>
        <w:rPr>
          <w:sz w:val="24"/>
          <w:szCs w:val="24"/>
        </w:rPr>
        <w:t xml:space="preserve">On a global scale, El </w:t>
      </w:r>
      <w:commentRangeStart w:id="0"/>
      <w:r>
        <w:rPr>
          <w:sz w:val="24"/>
          <w:szCs w:val="24"/>
        </w:rPr>
        <w:t>Nino</w:t>
      </w:r>
      <w:commentRangeEnd w:id="0"/>
      <w:r w:rsidR="00BC71E8">
        <w:rPr>
          <w:rStyle w:val="CommentReference"/>
        </w:rPr>
        <w:commentReference w:id="0"/>
      </w:r>
      <w:r>
        <w:rPr>
          <w:sz w:val="24"/>
          <w:szCs w:val="24"/>
        </w:rPr>
        <w:t xml:space="preserve">-Southern Oscillation is the most prominent and examined case of interannual climate variability affecting hydrological processes </w:t>
      </w:r>
      <w:r w:rsidR="00DC7208">
        <w:rPr>
          <w:sz w:val="24"/>
          <w:szCs w:val="24"/>
        </w:rPr>
        <w:t>globally by means of teleconnections</w:t>
      </w:r>
      <w:r>
        <w:rPr>
          <w:sz w:val="24"/>
          <w:szCs w:val="24"/>
        </w:rPr>
        <w:t>.</w:t>
      </w:r>
      <w:r w:rsidR="00B42501">
        <w:rPr>
          <w:sz w:val="24"/>
          <w:szCs w:val="24"/>
        </w:rPr>
        <w:t xml:space="preserve"> </w:t>
      </w:r>
      <w:r w:rsidR="00011F68">
        <w:rPr>
          <w:sz w:val="24"/>
          <w:szCs w:val="24"/>
        </w:rPr>
        <w:fldChar w:fldCharType="begin"/>
      </w:r>
      <w:r w:rsidR="005D4AB6">
        <w:rPr>
          <w:sz w:val="24"/>
          <w:szCs w:val="24"/>
        </w:rPr>
        <w:instrText xml:space="preserve"> ADDIN ZOTERO_ITEM CSL_CITATION {"citationID":"D7iqfGIZ","properties":{"formattedCitation":"(Philip J. Ward et al., 2014)","plainCitation":"(Philip J. Ward et al., 2014)","noteIndex":0},"citationItems":[{"id":849,"uris":["http://zotero.org/users/4874514/items/8DGCJMVT"],"uri":["http://zotero.org/users/4874514/items/8DGCJMVT"],"itemData":{"id":849,"type":"article-journal","title":"Strong influence of El Niño Southern Oscillation on flood risk around the world","container-title":"Proceedings of the National Academy of Sciences","page":"15659-15664","volume":"111","issue":"44","source":"www.pnas.org","abstract":"El Niño Southern Oscillation (ENSO) is the most dominant interannual signal of climate variability and has a strong influence on climate over large parts of the world. In turn, it strongly influences many natural hazards (such as hurricanes and droughts) and their resulting socioeconomic impacts, including economic damage and loss of life. However, although ENSO is known to influence hydrology in many regions of the world, little is known about its influence on the socioeconomic impacts of floods (i.e., flood risk). To address this, we developed a modeling framework to assess ENSO’s influence on flood risk at the global scale, expressed in terms of affected population and gross domestic product and economic damages. We show that ENSO exerts strong and widespread influences on both flood hazard and risk. Reliable anomalies of flood risk exist during El Niño or La Niña years, or both, in basins spanning almost half (44%) of Earth’s land surface. Our results show that climate variability, especially from ENSO, should be incorporated into disaster-risk analyses and policies. Because ENSO has some predictive skill with lead times of several seasons, the findings suggest the possibility to develop probabilistic flood-risk projections, which could be used for improved disaster planning. The findings are also relevant in the context of climate change. If the frequency and/or magnitude of ENSO events were to change in the future, this finding could imply changes in flood-risk variations across almost half of the world’s terrestrial regions.","DOI":"10.1073/pnas.1409822111","ISSN":"0027-8424, 1091-6490","note":"PMID: 25331867","journalAbbreviation":"PNAS","language":"en","author":[{"family":"Ward","given":"Philip J."},{"family":"Jongman","given":"Brenden"},{"family":"Kummu","given":"Matti"},{"family":"Dettinger","given":"Michael D."},{"family":"Weiland","given":"Frederiek C. Sperna"},{"family":"Winsemius","given":"Hessel C."}],"issued":{"date-parts":[["2014",11,4]]}}}],"schema":"https://github.com/citation-style-language/schema/raw/master/csl-citation.json"} </w:instrText>
      </w:r>
      <w:r w:rsidR="00011F68">
        <w:rPr>
          <w:sz w:val="24"/>
          <w:szCs w:val="24"/>
        </w:rPr>
        <w:fldChar w:fldCharType="separate"/>
      </w:r>
      <w:r w:rsidR="005D4AB6" w:rsidRPr="005D4AB6">
        <w:rPr>
          <w:sz w:val="24"/>
        </w:rPr>
        <w:t>(Philip J. Ward et al., 2014)</w:t>
      </w:r>
      <w:r w:rsidR="00011F68">
        <w:rPr>
          <w:sz w:val="24"/>
          <w:szCs w:val="24"/>
        </w:rPr>
        <w:fldChar w:fldCharType="end"/>
      </w:r>
      <w:r w:rsidR="00B42501">
        <w:rPr>
          <w:sz w:val="24"/>
          <w:szCs w:val="24"/>
        </w:rPr>
        <w:t xml:space="preserve"> show </w:t>
      </w:r>
      <w:r w:rsidR="005D4AB6">
        <w:rPr>
          <w:sz w:val="24"/>
          <w:szCs w:val="24"/>
        </w:rPr>
        <w:t xml:space="preserve">the </w:t>
      </w:r>
      <w:r w:rsidR="00011F68">
        <w:rPr>
          <w:sz w:val="24"/>
          <w:szCs w:val="24"/>
        </w:rPr>
        <w:t>existence of global flood risk</w:t>
      </w:r>
      <w:r w:rsidR="003D3425">
        <w:rPr>
          <w:sz w:val="24"/>
          <w:szCs w:val="24"/>
        </w:rPr>
        <w:t xml:space="preserve"> (computed in terms of soci-economic factors)</w:t>
      </w:r>
      <w:r w:rsidR="00011F68">
        <w:rPr>
          <w:sz w:val="24"/>
          <w:szCs w:val="24"/>
        </w:rPr>
        <w:t xml:space="preserve"> anomalies during El Nino </w:t>
      </w:r>
      <w:r w:rsidR="005D4AB6">
        <w:rPr>
          <w:sz w:val="24"/>
          <w:szCs w:val="24"/>
        </w:rPr>
        <w:t xml:space="preserve">and </w:t>
      </w:r>
      <w:r w:rsidR="00011F68">
        <w:rPr>
          <w:sz w:val="24"/>
          <w:szCs w:val="24"/>
        </w:rPr>
        <w:t xml:space="preserve">La Nina years, </w:t>
      </w:r>
      <w:r w:rsidR="005D4AB6">
        <w:rPr>
          <w:sz w:val="24"/>
          <w:szCs w:val="24"/>
        </w:rPr>
        <w:t>which affect</w:t>
      </w:r>
      <w:r w:rsidR="00011F68">
        <w:rPr>
          <w:sz w:val="24"/>
          <w:szCs w:val="24"/>
        </w:rPr>
        <w:t xml:space="preserve"> nearly half of the global land surface.</w:t>
      </w:r>
      <w:r w:rsidR="00DC7208">
        <w:rPr>
          <w:sz w:val="24"/>
          <w:szCs w:val="24"/>
        </w:rPr>
        <w:t xml:space="preserve"> Further </w:t>
      </w:r>
      <w:r w:rsidR="00DC7208">
        <w:rPr>
          <w:sz w:val="24"/>
          <w:szCs w:val="24"/>
        </w:rPr>
        <w:fldChar w:fldCharType="begin"/>
      </w:r>
      <w:r w:rsidR="005D4AB6">
        <w:rPr>
          <w:sz w:val="24"/>
          <w:szCs w:val="24"/>
        </w:rPr>
        <w:instrText xml:space="preserve"> ADDIN ZOTERO_ITEM CSL_CITATION {"citationID":"M9e5ntmZ","properties":{"formattedCitation":"(Philip J. Ward, Beets, Bouwer, Aerts, &amp; Renssen, 2010)","plainCitation":"(Philip J. Ward, Beets, Bouwer, Aerts, &amp; Renssen, 2010)","noteIndex":0},"citationItems":[{"id":853,"uris":["http://zotero.org/users/4874514/items/9YV8CLCN"],"uri":["http://zotero.org/users/4874514/items/9YV8CLCN"],"itemData":{"id":853,"type":"article-journal","title":"Sensitivity of river discharge to ENSO","container-title":"Geophysical Research Letters","volume":"37","issue":"12","source":"agupubs.onlinelibrary.wiley.com (Atypon)","abstract":"El Niño Southern Oscillation (ENSO) has significant impacts on streamflows around the world. While many studies have assessed correlations, an assessment of the magnitude of this impact is lacking, and little is known of ENSO's impact on extreme discharges. We use a daily discharge dataset to provide a global assessment of the sensitivity of annual mean and flood discharges to ENSO, and a gridded climate dataset to assess the global impact of ENSO on precipitation and temperature. We find that, on average, for the stations studied ENSO has a greater impact on annual high-flow events than on mean annual discharge, especially in the extra-tropics. The quantification of ENSO impacts provides relevant information for water-management, allowing the identification of problem areas and providing a basis for risk assessments.","URL":"https://agupubs.onlinelibrary.wiley.com/doi/full/10.1029/2010GL043215","DOI":"10.1029/2010GL043215","ISSN":"0094-8276","journalAbbreviation":"Geophysical Research Letters","author":[{"family":"Ward","given":"Philip J."},{"family":"Beets","given":"Wisse"},{"family":"Bouwer","given":"Laurens M."},{"family":"Aerts","given":"Jeroen C. J. H."},{"family":"Renssen","given":"Hans"}],"issued":{"date-parts":[["2010",6,1]]},"accessed":{"date-parts":[["2019",10,22]]}}}],"schema":"https://github.com/citation-style-language/schema/raw/master/csl-citation.json"} </w:instrText>
      </w:r>
      <w:r w:rsidR="00DC7208">
        <w:rPr>
          <w:sz w:val="24"/>
          <w:szCs w:val="24"/>
        </w:rPr>
        <w:fldChar w:fldCharType="separate"/>
      </w:r>
      <w:r w:rsidR="005D4AB6" w:rsidRPr="005D4AB6">
        <w:rPr>
          <w:sz w:val="24"/>
        </w:rPr>
        <w:t>(Philip J. Ward, Beets, Bouwer, Aerts, &amp; Renssen, 2010)</w:t>
      </w:r>
      <w:r w:rsidR="00DC7208">
        <w:rPr>
          <w:sz w:val="24"/>
          <w:szCs w:val="24"/>
        </w:rPr>
        <w:fldChar w:fldCharType="end"/>
      </w:r>
      <w:r w:rsidR="00DC7208">
        <w:rPr>
          <w:sz w:val="24"/>
          <w:szCs w:val="24"/>
        </w:rPr>
        <w:t xml:space="preserve"> show that in the extra-tropics, ENSO has a greater impact on the extremes flows than the mean annual discharge</w:t>
      </w:r>
      <w:r w:rsidR="005D4AB6">
        <w:rPr>
          <w:sz w:val="24"/>
          <w:szCs w:val="24"/>
        </w:rPr>
        <w:t xml:space="preserve">, with the </w:t>
      </w:r>
      <w:r w:rsidR="005D4AB6">
        <w:rPr>
          <w:sz w:val="24"/>
          <w:szCs w:val="24"/>
        </w:rPr>
        <w:lastRenderedPageBreak/>
        <w:t xml:space="preserve">relationship between between floods and ENSO being non-stationary in nature with present of trends </w:t>
      </w:r>
      <w:r w:rsidR="005D4AB6">
        <w:rPr>
          <w:sz w:val="24"/>
          <w:szCs w:val="24"/>
        </w:rPr>
        <w:fldChar w:fldCharType="begin"/>
      </w:r>
      <w:r w:rsidR="005D4AB6">
        <w:rPr>
          <w:sz w:val="24"/>
          <w:szCs w:val="24"/>
        </w:rPr>
        <w:instrText xml:space="preserve"> ADDIN ZOTERO_ITEM CSL_CITATION {"citationID":"oiiDSHcU","properties":{"formattedCitation":"(P. J. Ward, Eisner, Fl\\uc0\\u246{}rke, Dettinger, &amp; Kummu, 2014)","plainCitation":"(P. J. Ward, Eisner, Flörke, Dettinger, &amp; Kummu, 2014)","noteIndex":0},"citationItems":[{"id":856,"uris":["http://zotero.org/users/4874514/items/YHDLARRT"],"uri":["http://zotero.org/users/4874514/items/YHDLARRT"],"itemData":{"id":856,"type":"article-journal","title":"Annual flood sensitivities to El Niño–Southern Oscillation at the global scale","container-title":"Hydrology and Earth System Sciences","page":"47-66","volume":"18","issue":"1","source":"www.hydrol-earth-syst-sci.net","abstract":"&lt;p&gt;&lt;strong&gt;Abstract.&lt;/strong&gt; Floods are amongst the most dangerous natural hazards in terms of economic damage. Whilst a growing number of studies have examined how river floods are influenced by climate change, the role of natural modes of interannual climate variability remains poorly understood. We present the first global assessment of the influence of El Niño–Southern Oscillation (ENSO) on annual river floods, defined here as the peak daily discharge in a given year. The analysis was carried out by simulating daily gridded discharges using the WaterGAP model (Water – a Global Assessment and Prognosis), and examining statistical relationships between these discharges and ENSO indices. We found that, over the period 1958–2000, ENSO exerted a significant influence on annual floods in river basins covering over a third of the world's land surface, and that its influence on annual floods has been much greater than its influence on average flows. We show that there are more areas in which annual floods intensify with La Niña and decline with El Niño than vice versa. However, we also found that in many regions the strength of the relationships between ENSO and annual floods have been non-stationary, with either strengthening or weakening trends during the study period. We discuss the implications of these findings for science and management. Given the strong relationships between ENSO and annual floods, we suggest that more research is needed to assess relationships between ENSO and flood impacts (e.g. loss of lives or economic damage). Moreover, we suggest that in those regions where useful relationships exist, this information could be combined with ongoing advances in ENSO prediction research, in order to provide year-to-year probabilistic flood risk forecasts.&lt;/p&gt;","DOI":"https://doi.org/10.5194/hess-18-47-2014","ISSN":"1027-5606","language":"English","author":[{"family":"Ward","given":"P. J."},{"family":"Eisner","given":"S."},{"family":"Flörke","given":"M."},{"family":"Dettinger","given":"M. D."},{"family":"Kummu","given":"M."}],"issued":{"date-parts":[["2014",1,6]]}}}],"schema":"https://github.com/citation-style-language/schema/raw/master/csl-citation.json"} </w:instrText>
      </w:r>
      <w:r w:rsidR="005D4AB6">
        <w:rPr>
          <w:sz w:val="24"/>
          <w:szCs w:val="24"/>
        </w:rPr>
        <w:fldChar w:fldCharType="separate"/>
      </w:r>
      <w:r w:rsidR="005D4AB6" w:rsidRPr="005D4AB6">
        <w:rPr>
          <w:sz w:val="24"/>
          <w:szCs w:val="24"/>
        </w:rPr>
        <w:t>(P. J. Ward, Eisner, Flörke, Dettinger, &amp; Kummu, 2014)</w:t>
      </w:r>
      <w:r w:rsidR="005D4AB6">
        <w:rPr>
          <w:sz w:val="24"/>
          <w:szCs w:val="24"/>
        </w:rPr>
        <w:fldChar w:fldCharType="end"/>
      </w:r>
      <w:r w:rsidR="00DC7208">
        <w:rPr>
          <w:sz w:val="24"/>
          <w:szCs w:val="24"/>
        </w:rPr>
        <w:t xml:space="preserve">. </w:t>
      </w:r>
      <w:r w:rsidR="006D44D3">
        <w:rPr>
          <w:sz w:val="24"/>
          <w:szCs w:val="24"/>
        </w:rPr>
        <w:fldChar w:fldCharType="begin"/>
      </w:r>
      <w:r w:rsidR="006D44D3">
        <w:rPr>
          <w:sz w:val="24"/>
          <w:szCs w:val="24"/>
        </w:rPr>
        <w:instrText xml:space="preserve"> ADDIN ZOTERO_ITEM CSL_CITATION {"citationID":"0dEZPOxr","properties":{"formattedCitation":"(Lee, Ward, &amp; Block, 2018)","plainCitation":"(Lee, Ward, &amp; Block, 2018)","noteIndex":0},"citationItems":[{"id":846,"uris":["http://zotero.org/users/4874514/items/S5B59GXV"],"uri":["http://zotero.org/users/4874514/items/S5B59GXV"],"itemData":{"id":846,"type":"article-journal","title":"Attribution of Large-Scale Climate Patterns to Seasonal Peak-Flow and Prospects for Prediction Globally","container-title":"Water Resources Research","page":"916-938","volume":"54","issue":"2","source":"Wiley Online Library","abstract":"Flood-related fatalities and impacts on society surpass those from all other natural disasters globally. While the inclusion of large-scale climate drivers in streamflow (or high-flow) prediction has been widely studied, an explicit link to global-scale long-lead prediction is lacking, which can lead to an improved understanding of potential flood propensity. Here we attribute seasonal peak-flow to large-scale climate patterns, including the El Niño Southern Oscillation (ENSO), Pacific Decadal Oscillation (PDO), North Atlantic Oscillation (NAO), and Atlantic Multidecadal Oscillation (AMO), using streamflow station observations and simulations from PCR-GLOBWB, a global-scale hydrologic model. Statistically significantly correlated climate patterns and streamflow autocorrelation are subsequently applied as predictors to build a global-scale season-ahead prediction model, with prediction performance evaluated by the mean squared error skill score (MSESS) and the categorical Gerrity skill score (GSS). Globally, fair-to-good prediction skill (20% ≤ MSESS and 0.2 ≤ GSS) is evident for a number of locations (28% of stations and 29% of land area), most notably in data-poor regions (e.g., West and Central Africa). The persistence of such relevant climate patterns can improve understanding of the propensity for floods at the seasonal scale. The prediction approach developed here lays the groundwork for further improving local-scale seasonal peak-flow prediction by identifying relevant global-scale climate patterns. This is especially attractive for regions with limited observations and or little capacity to develop flood early warning systems.","DOI":"10.1002/2017WR021205","ISSN":"1944-7973","language":"en","author":[{"family":"Lee","given":"Donghoon"},{"family":"Ward","given":"Philip"},{"family":"Block","given":"Paul"}],"issued":{"date-parts":[["2018"]]}}}],"schema":"https://github.com/citation-style-language/schema/raw/master/csl-citation.json"} </w:instrText>
      </w:r>
      <w:r w:rsidR="006D44D3">
        <w:rPr>
          <w:sz w:val="24"/>
          <w:szCs w:val="24"/>
        </w:rPr>
        <w:fldChar w:fldCharType="separate"/>
      </w:r>
      <w:r w:rsidR="006D44D3" w:rsidRPr="006D44D3">
        <w:rPr>
          <w:sz w:val="24"/>
        </w:rPr>
        <w:t>(Lee, Ward, &amp; Block, 2018)</w:t>
      </w:r>
      <w:r w:rsidR="006D44D3">
        <w:rPr>
          <w:sz w:val="24"/>
          <w:szCs w:val="24"/>
        </w:rPr>
        <w:fldChar w:fldCharType="end"/>
      </w:r>
      <w:r w:rsidR="006D44D3">
        <w:rPr>
          <w:sz w:val="24"/>
          <w:szCs w:val="24"/>
        </w:rPr>
        <w:t xml:space="preserve"> </w:t>
      </w:r>
      <w:r w:rsidR="005D4AB6">
        <w:rPr>
          <w:sz w:val="24"/>
          <w:szCs w:val="24"/>
        </w:rPr>
        <w:t xml:space="preserve">show </w:t>
      </w:r>
      <w:r w:rsidR="006D44D3">
        <w:rPr>
          <w:sz w:val="24"/>
          <w:szCs w:val="24"/>
        </w:rPr>
        <w:t xml:space="preserve">global-scale long-lead predictions of </w:t>
      </w:r>
      <w:r w:rsidR="00FC18D2">
        <w:rPr>
          <w:sz w:val="24"/>
          <w:szCs w:val="24"/>
        </w:rPr>
        <w:t>average streamflow in the peak</w:t>
      </w:r>
      <w:r w:rsidR="00B2460A">
        <w:rPr>
          <w:sz w:val="24"/>
          <w:szCs w:val="24"/>
        </w:rPr>
        <w:t xml:space="preserve"> season</w:t>
      </w:r>
      <w:r w:rsidR="006D44D3">
        <w:rPr>
          <w:sz w:val="24"/>
          <w:szCs w:val="24"/>
        </w:rPr>
        <w:t xml:space="preserve"> using large scale climate patterns</w:t>
      </w:r>
      <w:r w:rsidR="005D4AB6">
        <w:rPr>
          <w:sz w:val="24"/>
          <w:szCs w:val="24"/>
        </w:rPr>
        <w:t xml:space="preserve"> of ENSO, PDO, NAO and AMO</w:t>
      </w:r>
      <w:r w:rsidR="006D44D3">
        <w:rPr>
          <w:sz w:val="24"/>
          <w:szCs w:val="24"/>
        </w:rPr>
        <w:t xml:space="preserve">. </w:t>
      </w:r>
      <w:r>
        <w:rPr>
          <w:sz w:val="24"/>
          <w:szCs w:val="24"/>
        </w:rPr>
        <w:t>ENSO also has been shown to modulate the extreme hydrological events including frequency of extreme flooding events</w:t>
      </w:r>
      <w:r w:rsidR="005D4AB6">
        <w:rPr>
          <w:sz w:val="24"/>
          <w:szCs w:val="24"/>
        </w:rPr>
        <w:t xml:space="preserve"> </w:t>
      </w:r>
      <w:r w:rsidR="005D4AB6">
        <w:rPr>
          <w:sz w:val="24"/>
          <w:szCs w:val="24"/>
        </w:rPr>
        <w:fldChar w:fldCharType="begin"/>
      </w:r>
      <w:r w:rsidR="005D4AB6">
        <w:rPr>
          <w:sz w:val="24"/>
          <w:szCs w:val="24"/>
        </w:rPr>
        <w:instrText xml:space="preserve"> ADDIN ZOTERO_ITEM CSL_CITATION {"citationID":"T2IICRJs","properties":{"formattedCitation":"(Jain &amp; Lall, 2000, 2001)","plainCitation":"(Jain &amp; Lall, 2000, 2001)","noteIndex":0},"citationItems":[{"id":819,"uris":["http://zotero.org/users/4874514/items/TLTLKNF6"],"uri":["http://zotero.org/users/4874514/items/TLTLKNF6"],"itemData":{"id":819,"type":"article-journal","title":"Magnitude and timing of annual maximum floods: Trends and large-scale climatic associations for the Blacksmith Fork River, Utah","container-title":"Water Resources Research","page":"3641-3651","volume":"36","issue":"12","source":"Wiley Online Library","abstract":"The magnitude and timing of spring snowmelt floods reflects seasonal snow accumulation and spring temperature patterns. Consequently, interannual variations in regions such as the intermountain West, with snowmelt annual maximum floods, may be related to low-frequency variations in winter/spring large-scale climate variability. Changes in the seasonality of basin precipitation and temperature consequent to slow changes in the baseline climate state (e.g., owing to natural climate variations and/or potential global warming trends) may have significant impacts on such floods. A case study of the Blacksmith Fork River in northern Utah that explores such a hypothesis is presented here. Trends and associations in the magnitude and timing of annual maximum floods are documented, their impact on time-varying estimates of the 100 year flood is assessed, and relationships with known large-scale, quasi-oscillatory patterns of climate variability are explored. Evidence for structured low-frequency variation in flood timing and magnitude and its relation to winter/spring precipitation and temperature and to tropical (El Niño– Southern Oscillation) and extratropical (Pacific Decadal Oscillation) Pacific climate precursors is presented. Mechanisms for these ocean-atmosphere teleconnections to basin precipitation, temperature, and flood potential are discussed.","DOI":"10.1029/2000WR900183","ISSN":"1944-7973","title-short":"Magnitude and timing of annual maximum floods","language":"en","author":[{"family":"Jain","given":"Shaleen"},{"family":"Lall","given":"Upmanu"}],"issued":{"date-parts":[["2000"]]}}},{"id":814,"uris":["http://zotero.org/users/4874514/items/TPTDW6BB"],"uri":["http://zotero.org/users/4874514/items/TPTDW6BB"],"itemData":{"id":814,"type":"article-journal","title":"Floods in a changing climate: Does the past represent the future?","container-title":"Water Resources Research","page":"3193-3205","volume":"37","issue":"12","source":"Wiley Online Library","abstract":"Hydrologists have traditionally assumed that the annual maximum flood process at a location is independent and identically distributed. While nonstationarities in the flood process due to land use changes have long been recognized, it is only recently becoming clear that structured interannual, interdecadal, and longer time variations in planetary climate impart the temporal structure to the flood frequency process at flood control system design and operation timescales. The influence of anthropogenic climate change on the nature of floods is also an issue of societal concern. Here we focus on (1) a diagnosis of variations in the frequency of floods that are synchronous with low-frequency climate state and (2) an exploration of limiting flood probability distributions implied by a long simulation of a model of the El Niño/Southern Oscillation. Implications for flood risk analysis are discussed.","DOI":"10.1029/2001WR000495","ISSN":"1944-7973","title-short":"Floods in a changing climate","language":"en","author":[{"family":"Jain","given":"Shaleen"},{"family":"Lall","given":"Upmanu"}],"issued":{"date-parts":[["2001"]]}}}],"schema":"https://github.com/citation-style-language/schema/raw/master/csl-citation.json"} </w:instrText>
      </w:r>
      <w:r w:rsidR="005D4AB6">
        <w:rPr>
          <w:sz w:val="24"/>
          <w:szCs w:val="24"/>
        </w:rPr>
        <w:fldChar w:fldCharType="separate"/>
      </w:r>
      <w:r w:rsidR="005D4AB6" w:rsidRPr="005D4AB6">
        <w:rPr>
          <w:sz w:val="24"/>
        </w:rPr>
        <w:t>(Jain &amp; Lall, 2000, 2001)</w:t>
      </w:r>
      <w:r w:rsidR="005D4AB6">
        <w:rPr>
          <w:sz w:val="24"/>
          <w:szCs w:val="24"/>
        </w:rPr>
        <w:fldChar w:fldCharType="end"/>
      </w:r>
      <w:r w:rsidR="005D4AB6">
        <w:rPr>
          <w:sz w:val="24"/>
          <w:szCs w:val="24"/>
        </w:rPr>
        <w:t xml:space="preserve">, </w:t>
      </w:r>
      <w:r>
        <w:rPr>
          <w:sz w:val="24"/>
          <w:szCs w:val="24"/>
        </w:rPr>
        <w:t xml:space="preserve">with changes in flood occurrence probabilities conditional on ENSO events </w:t>
      </w:r>
      <w:r w:rsidR="00C40FD5">
        <w:rPr>
          <w:sz w:val="24"/>
          <w:szCs w:val="24"/>
        </w:rPr>
        <w:t>globally</w:t>
      </w:r>
      <w:r w:rsidR="00F924CE">
        <w:rPr>
          <w:sz w:val="24"/>
          <w:szCs w:val="24"/>
        </w:rPr>
        <w:fldChar w:fldCharType="begin"/>
      </w:r>
      <w:r w:rsidR="00F924CE">
        <w:rPr>
          <w:sz w:val="24"/>
          <w:szCs w:val="24"/>
        </w:rPr>
        <w:instrText xml:space="preserve"> ADDIN ZOTERO_ITEM CSL_CITATION {"citationID":"QolV1GOZ","properties":{"formattedCitation":"(Khalil, Kwon, Lall, Miranda, &amp; Skees, 2007)","plainCitation":"(Khalil, Kwon, Lall, Miranda, &amp; Skees, 2007)","noteIndex":0},"citationItems":[{"id":859,"uris":["http://zotero.org/users/4874514/items/89J3CHT3"],"uri":["http://zotero.org/users/4874514/items/89J3CHT3"],"itemData":{"id":859,"type":"article-journal","title":"El Niño–Southern Oscillation–based index insurance for floods: Statistical risk analyses and application to Peru","container-title":"Water Resources Research","volume":"43","issue":"10","source":"Wiley Online Library","abstract":"Index insurance has recently been advocated as a useful risk transfer tool for disaster management situations where rapid fiscal relief is desirable and where estimating insured losses may be difficult, time consuming, or subject to manipulation and falsification. For climate-related hazards, a rainfall or temperature index may be proposed. However, rainfall may be highly spatially variable relative to the gauge network, and in many locations, data are inadequate to develop an index because of short time series and the spatial dispersion of stations. In such cases, it may be helpful to consider a climate proxy index as a regional rainfall index. This is particularly useful if a long record is available for the climate index through an independent source and it is well correlated with the regional rainfall hazard. Here El Niño–Southern Oscillation (ENSO) related climate indices are explored for use as a proxy to extreme rainfall in one of the districts of Peru, Piura. The ENSO index insurance product may be purchased by banks or microfinance institutions to aid agricultural damage relief in Peru. Crop losses in the region are highly correlated with floods but are difficult to assess directly. Beyond agriculture, many other sectors suffer as well. Basic infrastructure is destroyed during the most severe events. This disrupts trade for many microenterprises. The reliability and quality of the local rainfall data are variable. Averaging the financial risk across the region is desirable. Some issues with the implementation of the proxy ENSO index are identified and discussed. Specifically, we explore (1) the reliability of the index at different levels of probability of exceedance of maximum seasonal rainfall, (2) the effect of sampling uncertainties and the strength of the proxy's association to local outcome, (3) the potential for clustering of payoffs, (4) the potential that the index could be predicted with some lead time prior to the flood season, and (5) evidence for climate change or nonstationarity in the flood exceedance probability from the long ENSO record.","URL":"https://agupubs.onlinelibrary.wiley.com/doi/abs/10.1029/2006WR005281","DOI":"10.1029/2006WR005281","ISSN":"1944-7973","title-short":"El Niño–Southern Oscillation–based index insurance for floods","language":"en","author":[{"family":"Khalil","given":"Abedalrazq F."},{"family":"Kwon","given":"Hyun-Han"},{"family":"Lall","given":"Upmanu"},{"family":"Miranda","given":"Mario J."},{"family":"Skees","given":"Jerry"}],"issued":{"date-parts":[["2007"]]},"accessed":{"date-parts":[["2019",10,22]]}}}],"schema":"https://github.com/citation-style-language/schema/raw/master/csl-citation.json"} </w:instrText>
      </w:r>
      <w:r w:rsidR="00F924CE">
        <w:rPr>
          <w:sz w:val="24"/>
          <w:szCs w:val="24"/>
        </w:rPr>
        <w:fldChar w:fldCharType="separate"/>
      </w:r>
      <w:r w:rsidR="00F924CE" w:rsidRPr="00F924CE">
        <w:rPr>
          <w:sz w:val="24"/>
        </w:rPr>
        <w:t>(Khalil, Kwon, Lall, Miranda, &amp; Skees, 2007)</w:t>
      </w:r>
      <w:r w:rsidR="00F924CE">
        <w:rPr>
          <w:sz w:val="24"/>
          <w:szCs w:val="24"/>
        </w:rPr>
        <w:fldChar w:fldCharType="end"/>
      </w:r>
      <w:r w:rsidR="00C40FD5">
        <w:rPr>
          <w:sz w:val="24"/>
          <w:szCs w:val="24"/>
        </w:rPr>
        <w:t xml:space="preserve">. </w:t>
      </w:r>
    </w:p>
    <w:p w14:paraId="4A66C0E2" w14:textId="2E0CD6EB" w:rsidR="0011525D" w:rsidRDefault="00BC71E8">
      <w:pPr>
        <w:spacing w:before="240" w:after="240"/>
        <w:rPr>
          <w:sz w:val="24"/>
          <w:szCs w:val="24"/>
          <w:u w:val="single"/>
        </w:rPr>
      </w:pPr>
      <w:r>
        <w:rPr>
          <w:sz w:val="24"/>
          <w:szCs w:val="24"/>
        </w:rPr>
        <w:t>R</w:t>
      </w:r>
      <w:r w:rsidR="008D01E7">
        <w:rPr>
          <w:sz w:val="24"/>
          <w:szCs w:val="24"/>
        </w:rPr>
        <w:t xml:space="preserve">egional manifestations of similar phenomena like the </w:t>
      </w:r>
      <w:r w:rsidR="00C40FD5">
        <w:rPr>
          <w:sz w:val="24"/>
          <w:szCs w:val="24"/>
        </w:rPr>
        <w:t>Pacific</w:t>
      </w:r>
      <w:r w:rsidR="008D01E7">
        <w:rPr>
          <w:sz w:val="24"/>
          <w:szCs w:val="24"/>
        </w:rPr>
        <w:t xml:space="preserve"> Decadal Oscillation</w:t>
      </w:r>
      <w:r w:rsidR="00214D55">
        <w:rPr>
          <w:sz w:val="24"/>
          <w:szCs w:val="24"/>
        </w:rPr>
        <w:t xml:space="preserve"> </w:t>
      </w:r>
      <w:r w:rsidR="008D01E7">
        <w:rPr>
          <w:sz w:val="24"/>
          <w:szCs w:val="24"/>
        </w:rPr>
        <w:t>(PDO) and the North Atlantic Oscillation</w:t>
      </w:r>
      <w:r w:rsidR="00214D55">
        <w:rPr>
          <w:sz w:val="24"/>
          <w:szCs w:val="24"/>
        </w:rPr>
        <w:t xml:space="preserve"> </w:t>
      </w:r>
      <w:r w:rsidR="008D01E7">
        <w:rPr>
          <w:sz w:val="24"/>
          <w:szCs w:val="24"/>
        </w:rPr>
        <w:t>(NAO)-associated large scale atmospheric anomalies, exhibiting low frequency modes, which may result in variability in flood risk on a decadal scale</w:t>
      </w:r>
      <w:r>
        <w:rPr>
          <w:sz w:val="24"/>
          <w:szCs w:val="24"/>
        </w:rPr>
        <w:t xml:space="preserve"> </w:t>
      </w:r>
      <w:r w:rsidR="008D01E7">
        <w:rPr>
          <w:sz w:val="24"/>
          <w:szCs w:val="24"/>
        </w:rPr>
        <w:t xml:space="preserve">(Olsen 1999). Larger basin wide flooding events are shown to be related to large scale atmospheric anomalies (Nakamura 2013, Hirschboeck </w:t>
      </w:r>
      <w:commentRangeStart w:id="1"/>
      <w:r w:rsidR="008D01E7">
        <w:rPr>
          <w:sz w:val="24"/>
          <w:szCs w:val="24"/>
        </w:rPr>
        <w:t>1988</w:t>
      </w:r>
      <w:commentRangeEnd w:id="1"/>
      <w:r>
        <w:rPr>
          <w:rStyle w:val="CommentReference"/>
        </w:rPr>
        <w:commentReference w:id="1"/>
      </w:r>
      <w:r w:rsidR="008D01E7">
        <w:rPr>
          <w:sz w:val="24"/>
          <w:szCs w:val="24"/>
        </w:rPr>
        <w:t xml:space="preserve">) </w:t>
      </w:r>
    </w:p>
    <w:p w14:paraId="55717C47" w14:textId="533FF05F" w:rsidR="00FE11C7" w:rsidRDefault="00BC71E8">
      <w:pPr>
        <w:spacing w:before="240" w:after="240"/>
        <w:rPr>
          <w:sz w:val="24"/>
          <w:szCs w:val="24"/>
        </w:rPr>
      </w:pPr>
      <w:r w:rsidRPr="00FA7B06">
        <w:rPr>
          <w:sz w:val="24"/>
          <w:szCs w:val="24"/>
        </w:rPr>
        <w:t>Most past</w:t>
      </w:r>
      <w:r w:rsidR="004A2F5B">
        <w:rPr>
          <w:sz w:val="24"/>
          <w:szCs w:val="24"/>
        </w:rPr>
        <w:t xml:space="preserve"> w</w:t>
      </w:r>
      <w:r>
        <w:rPr>
          <w:sz w:val="24"/>
          <w:szCs w:val="24"/>
        </w:rPr>
        <w:t xml:space="preserve">ork on flood risk estimation considers regional or at site analyses of the probabilities of extreme events, with limited attention to </w:t>
      </w:r>
      <w:r w:rsidR="008D01E7">
        <w:rPr>
          <w:sz w:val="24"/>
          <w:szCs w:val="24"/>
        </w:rPr>
        <w:t xml:space="preserve">the spatio-temporal and climate aspect of risks </w:t>
      </w:r>
      <w:r w:rsidR="00C40FD5">
        <w:rPr>
          <w:sz w:val="24"/>
          <w:szCs w:val="24"/>
        </w:rPr>
        <w:t>(</w:t>
      </w:r>
      <w:r w:rsidR="008D01E7">
        <w:rPr>
          <w:sz w:val="24"/>
          <w:szCs w:val="24"/>
        </w:rPr>
        <w:t xml:space="preserve">Kwon et al 2008). </w:t>
      </w:r>
      <w:r>
        <w:rPr>
          <w:sz w:val="24"/>
          <w:szCs w:val="24"/>
        </w:rPr>
        <w:t xml:space="preserve">The </w:t>
      </w:r>
      <w:r w:rsidR="008D01E7">
        <w:rPr>
          <w:sz w:val="24"/>
          <w:szCs w:val="24"/>
        </w:rPr>
        <w:t xml:space="preserve">assumption of stationarity </w:t>
      </w:r>
      <w:r>
        <w:rPr>
          <w:sz w:val="24"/>
          <w:szCs w:val="24"/>
        </w:rPr>
        <w:t>is questioned on the grounds of anthropogenic climate change</w:t>
      </w:r>
      <w:r w:rsidR="004A2F5B">
        <w:rPr>
          <w:sz w:val="24"/>
          <w:szCs w:val="24"/>
        </w:rPr>
        <w:fldChar w:fldCharType="begin"/>
      </w:r>
      <w:r w:rsidR="004A2F5B">
        <w:rPr>
          <w:sz w:val="24"/>
          <w:szCs w:val="24"/>
        </w:rPr>
        <w:instrText xml:space="preserve"> ADDIN ZOTERO_ITEM CSL_CITATION {"citationID":"9o31Vows","properties":{"formattedCitation":"(Milly et al., 2008)","plainCitation":"(Milly et al., 2008)","noteIndex":0},"citationItems":[{"id":781,"uris":["http://zotero.org/users/4874514/items/Y8MG6PH3"],"uri":["http://zotero.org/users/4874514/items/Y8MG6PH3"],"itemData":{"id":781,"type":"article-journal","title":"Stationarity Is Dead: Whither Water Management?","container-title":"Science","page":"573-574","volume":"319","issue":"5863","source":"science.sciencemag.org","abstract":"&lt;p&gt; Climate change undermines a basic assumption that historically has facilitated management of water supplies, demands, and risks. &lt;/p&gt;","DOI":"10.1126/science.1151915","ISSN":"0036-8075, 1095-9203","note":"PMID: 18239110","title-short":"Stationarity Is Dead","language":"en","author":[{"family":"Milly","given":"P. C. D."},{"family":"Betancourt","given":"Julio"},{"family":"Falkenmark","given":"Malin"},{"family":"Hirsch","given":"Robert M."},{"family":"Kundzewicz","given":"Zbigniew W."},{"family":"Lettenmaier","given":"Dennis P."},{"family":"Stouffer","given":"Ronald J."}],"issued":{"date-parts":[["2008",2,1]]}}}],"schema":"https://github.com/citation-style-language/schema/raw/master/csl-citation.json"} </w:instrText>
      </w:r>
      <w:r w:rsidR="004A2F5B">
        <w:rPr>
          <w:sz w:val="24"/>
          <w:szCs w:val="24"/>
        </w:rPr>
        <w:fldChar w:fldCharType="separate"/>
      </w:r>
      <w:r w:rsidR="004A2F5B" w:rsidRPr="004A2F5B">
        <w:rPr>
          <w:sz w:val="24"/>
        </w:rPr>
        <w:t>(Milly et al., 2008)</w:t>
      </w:r>
      <w:r w:rsidR="004A2F5B">
        <w:rPr>
          <w:sz w:val="24"/>
          <w:szCs w:val="24"/>
        </w:rPr>
        <w:fldChar w:fldCharType="end"/>
      </w:r>
      <w:r>
        <w:rPr>
          <w:sz w:val="24"/>
          <w:szCs w:val="24"/>
        </w:rPr>
        <w:t xml:space="preserve"> </w:t>
      </w:r>
      <w:r w:rsidR="00C40FD5">
        <w:rPr>
          <w:sz w:val="24"/>
          <w:szCs w:val="24"/>
        </w:rPr>
        <w:t xml:space="preserve"> </w:t>
      </w:r>
      <w:r>
        <w:rPr>
          <w:sz w:val="24"/>
          <w:szCs w:val="24"/>
        </w:rPr>
        <w:t xml:space="preserve">and also due to the temporal structure in </w:t>
      </w:r>
      <w:r w:rsidR="004A2F5B">
        <w:rPr>
          <w:sz w:val="24"/>
          <w:szCs w:val="24"/>
        </w:rPr>
        <w:t xml:space="preserve">hydroclimatic variables </w:t>
      </w:r>
      <w:r w:rsidR="004A2F5B">
        <w:rPr>
          <w:sz w:val="24"/>
          <w:szCs w:val="24"/>
        </w:rPr>
        <w:fldChar w:fldCharType="begin"/>
      </w:r>
      <w:r w:rsidR="004A2F5B">
        <w:rPr>
          <w:sz w:val="24"/>
          <w:szCs w:val="24"/>
        </w:rPr>
        <w:instrText xml:space="preserve"> ADDIN ZOTERO_ITEM CSL_CITATION {"citationID":"8flrN9xp","properties":{"formattedCitation":"(Jain &amp; Lall, 2001)","plainCitation":"(Jain &amp; Lall, 2001)","noteIndex":0},"citationItems":[{"id":814,"uris":["http://zotero.org/users/4874514/items/TPTDW6BB"],"uri":["http://zotero.org/users/4874514/items/TPTDW6BB"],"itemData":{"id":814,"type":"article-journal","title":"Floods in a changing climate: Does the past represent the future?","container-title":"Water Resources Research","page":"3193-3205","volume":"37","issue":"12","source":"Wiley Online Library","abstract":"Hydrologists have traditionally assumed that the annual maximum flood process at a location is independent and identically distributed. While nonstationarities in the flood process due to land use changes have long been recognized, it is only recently becoming clear that structured interannual, interdecadal, and longer time variations in planetary climate impart the temporal structure to the flood frequency process at flood control system design and operation timescales. The influence of anthropogenic climate change on the nature of floods is also an issue of societal concern. Here we focus on (1) a diagnosis of variations in the frequency of floods that are synchronous with low-frequency climate state and (2) an exploration of limiting flood probability distributions implied by a long simulation of a model of the El Niño/Southern Oscillation. Implications for flood risk analysis are discussed.","DOI":"10.1029/2001WR000495","ISSN":"1944-7973","title-short":"Floods in a changing climate","language":"en","author":[{"family":"Jain","given":"Shaleen"},{"family":"Lall","given":"Upmanu"}],"issued":{"date-parts":[["2001"]]}}}],"schema":"https://github.com/citation-style-language/schema/raw/master/csl-citation.json"} </w:instrText>
      </w:r>
      <w:r w:rsidR="004A2F5B">
        <w:rPr>
          <w:sz w:val="24"/>
          <w:szCs w:val="24"/>
        </w:rPr>
        <w:fldChar w:fldCharType="separate"/>
      </w:r>
      <w:r w:rsidR="004A2F5B" w:rsidRPr="004A2F5B">
        <w:rPr>
          <w:sz w:val="24"/>
        </w:rPr>
        <w:t>(Jain &amp; Lall, 2001)</w:t>
      </w:r>
      <w:r w:rsidR="004A2F5B">
        <w:rPr>
          <w:sz w:val="24"/>
          <w:szCs w:val="24"/>
        </w:rPr>
        <w:fldChar w:fldCharType="end"/>
      </w:r>
      <w:r w:rsidR="008D01E7">
        <w:rPr>
          <w:sz w:val="24"/>
          <w:szCs w:val="24"/>
        </w:rPr>
        <w:t xml:space="preserve">. </w:t>
      </w:r>
      <w:r w:rsidR="0051298B">
        <w:rPr>
          <w:sz w:val="24"/>
          <w:szCs w:val="24"/>
        </w:rPr>
        <w:t>This led to the incorporation of considerations of non-stationarity in statistical flood risk models using covariates (</w:t>
      </w:r>
      <w:r w:rsidR="00FE11C7">
        <w:rPr>
          <w:sz w:val="24"/>
          <w:szCs w:val="24"/>
        </w:rPr>
        <w:fldChar w:fldCharType="begin"/>
      </w:r>
      <w:r w:rsidR="00332536">
        <w:rPr>
          <w:sz w:val="24"/>
          <w:szCs w:val="24"/>
        </w:rPr>
        <w:instrText xml:space="preserve"> ADDIN ZOTERO_ITEM CSL_CITATION {"citationID":"EjT4o0HP","properties":{"formattedCitation":"(Filho &amp; Lall, 2003; Grantz, Rajagopalan, Clark, &amp; Zagona, 2005; Regonda, Rajagopalan, Clark, &amp; Zagona, 2006; Towler et al., 2010)","plainCitation":"(Filho &amp; Lall, 2003; Grantz, Rajagopalan, Clark, &amp; Zagona, 2005; Regonda, Rajagopalan, Clark, &amp; Zagona, 2006; Towler et al., 2010)","noteIndex":0},"citationItems":[{"id":870,"uris":["http://zotero.org/users/4874514/items/ASQE68XL"],"uri":["http://zotero.org/users/4874514/items/ASQE68XL"],"itemData":{"id":870,"type":"article-journal","title":"Seasonal to interannual ensemble streamflow forecasts for Ceara, Brazil: Applications of a multivariate, semiparametric algorithm","container-title":"Water Resources Research","volume":"39","issue":"11","source":"Wiley Online Library","abstract":"A semiparametric approach for forecasting streamflow at multiple gaging locations on a river network conditional on climate precursors is developed. The strategy considers statistical forecasts of annual or seasonal streamflow totals at each of the sites and their disaggregation to monthly or higher resolution flows using a k nearest neighbor resampling approach that maintains space-time consistency across the sites and subperiods. An application of the approach to forecasting inflows at six reservoirs in the state of Ceara in northeastern Brazil is presented. The climate precursors used are the NINO3 index for the El Niño-Southern Oscillation and an equatorial Atlantic sea surface temperature index. Forecasts of January through December streamflow are made at three lead times: in January of the same year and in October and July of the preceding year. The skill of the ensemble forecasts generated is evaluated on subsets of the historical data not used for model building. Correlations with the equatorial Atlantic index and with NINO3 translate into useful streamflow forecasts for the next 18 months of reservoir operation and water management.","URL":"https://agupubs.onlinelibrary.wiley.com/doi/abs/10.1029/2002WR001373","DOI":"10.1029/2002WR001373","ISSN":"1944-7973","title-short":"Seasonal to interannual ensemble streamflow forecasts for Ceara, Brazil","language":"en","author":[{"family":"Filho","given":"Francisco Assis Souza"},{"family":"Lall","given":"Upmanu"}],"issued":{"date-parts":[["2003"]]},"accessed":{"date-parts":[["2019",11,1]]}}},{"id":864,"uris":["http://zotero.org/users/4874514/items/SX2BHKT4"],"uri":["http://zotero.org/users/4874514/items/SX2BHKT4"],"itemData":{"id":864,"type":"article-journal","title":"A technique for incorporating large-scale climate information in basin-scale ensemble streamflow forecasts","container-title":"Water Resources Research","volume":"41","issue":"10","source":"Wiley Online Library","abstract":"Water managers throughout the western United States depend on seasonal forecasts to assist with operations and planning. In this study, we develop a seasonal forecasting model to aid water resources decision making in the Truckee-Carson River System. We analyze large-scale climate information that has a direct impact on our basin of interest to develop predictors to spring runoff. The predictors are snow water equivalent (SWE) and 500 mbar geopotential height and sea surface temperature (SST) “indices” developed in this study. We use local regression methods to provide ensemble (probabilistic) forecasts. Results show that the incorporation of climate information, particularly the 500 mbar geopotential height index, improves the skills of forecasts at longer lead times when compared with forecasts based on snowpack information alone. The technique is general and could be used to incorporate large-scale climate information into ensemble streamflow forecasts for other river basins.","URL":"https://agupubs.onlinelibrary.wiley.com/doi/abs/10.1029/2004WR003467","DOI":"10.1029/2004WR003467","ISSN":"1944-7973","language":"en","author":[{"family":"Grantz","given":"Katrina"},{"family":"Rajagopalan","given":"Balaji"},{"family":"Clark","given":"Martyn"},{"family":"Zagona","given":"Edith"}],"issued":{"date-parts":[["2005"]]},"accessed":{"date-parts":[["2019",11,1]]}}},{"id":875,"uris":["http://zotero.org/users/4874514/items/4K4CX6J5"],"uri":["http://zotero.org/users/4874514/items/4K4CX6J5"],"itemData":{"id":875,"type":"article-journal","title":"A multimodel ensemble forecast framework: Application to spring seasonal flows in the Gunnison River Basin","container-title":"Water Resources Research","volume":"42","issue":"9","source":"Wiley Online Library","abstract":"We propose a multimodel ensemble forecast framework for streamflow forecasts at multiple locations that incorporates large-scale climate information. It has four broad steps: (1) Principal component analysis is performed on the spatial streamflows to identify the dominant modes of variability. (2) Potential predictors of the dominant streamflow modes are identified from several large-scale climate features and snow water equivalent information. (3) Objective criterion is used to select a suite of candidate nonlinear regression models each with different predictors. (4) Ensemble forecasts of the dominant streamflow modes are generated from the candidate models and are combined objectively to produce a multimodel ensemble, which are then back transformed to produce spatially coherent streamflow forecasts at all the locations. The utility of the framework is demonstrated in the skillful forecast of spring seasonal streamflows at six locations in the Gunnison River Basin at several lead times. The generated ensemble streamflow forecast provides valuable and useful information for optimal management and planning of water resources in the basin.","URL":"https://agupubs.onlinelibrary.wiley.com/doi/abs/10.1029/2005WR004653","DOI":"10.1029/2005WR004653","ISSN":"1944-7973","title-short":"A multimodel ensemble forecast framework","language":"en","author":[{"family":"Regonda","given":"Satish Kumar"},{"family":"Rajagopalan","given":"Balaji"},{"family":"Clark","given":"Martyn"},{"family":"Zagona","given":"Edith"}],"issued":{"date-parts":[["2006"]]},"accessed":{"date-parts":[["2019",11,1]]}}},{"id":880,"uris":["http://zotero.org/users/4874514/items/3BXAAY2S"],"uri":["http://zotero.org/users/4874514/items/3BXAAY2S"],"itemData":{"id":880,"type":"article-journal","title":"Modeling hydrologic and water quality extremes in a changing climate: A statistical approach based on extreme value theory","container-title":"Water Resources Research","volume":"46","issue":"11","source":"Wiley Online Library","abstract":"Although information about climate change and its implications is becoming increasingly available to water utility managers, additional tools are needed to translate this information into secondary products useful for local assessments. The anticipated intensification of the hydrologic cycle makes quantifying changes to hydrologic extremes, as well as associated water quality effects, of particular concern. To this end, this paper focuses on using extreme value statistics to describe maximum monthly flow distributions at a given site, where the nonstationarity is derived from concurrent climate information. From these statistics, flow quantiles are reconstructed over the historic record and then projected to 2100. This paper extends this analysis to an associated source water quality impact, whereby the corresponding risk of exceeding a water quality threshold is examined. The approach is applied to a drinking water source in the Pacific Northwest United States that has experienced elevated turbidity values correlated with high streamflow. Results demonstrate that based on climate change information from the most recent Intergovernmental Panel on Climate Change assessment report, the variability and magnitude of extreme streamflows substantially increase over the 21st century. Consequently, the likelihood of a turbidity exceedance increases, as do the associated relative costs. The framework is general and could be applied to estimate extreme streamflow under climate change at other locations, with straightforward extensions to other water quality variables that depend on extreme hydroclimate.","URL":"https://agupubs.onlinelibrary.wiley.com/doi/abs/10.1029/2009WR008876","DOI":"10.1029/2009WR008876","ISSN":"1944-7973","title-short":"Modeling hydrologic and water quality extremes in a changing climate","language":"en","author":[{"family":"Towler","given":"Erin"},{"family":"Rajagopalan","given":"Balaji"},{"family":"Gilleland","given":"Eric"},{"family":"Summers","given":"R. Scott"},{"family":"Yates","given":"David"},{"family":"Katz","given":"Richard W."}],"issued":{"date-parts":[["2010"]]},"accessed":{"date-parts":[["2019",11,1]]}}}],"schema":"https://github.com/citation-style-language/schema/raw/master/csl-citation.json"} </w:instrText>
      </w:r>
      <w:r w:rsidR="00FE11C7">
        <w:rPr>
          <w:sz w:val="24"/>
          <w:szCs w:val="24"/>
        </w:rPr>
        <w:fldChar w:fldCharType="separate"/>
      </w:r>
      <w:r w:rsidR="00332536" w:rsidRPr="00332536">
        <w:rPr>
          <w:sz w:val="24"/>
        </w:rPr>
        <w:t>(Filho &amp; Lall, 2003; Grantz, Rajagopalan, Clark, &amp; Zagona, 2005; Regonda, Rajagopalan, Clark, &amp; Zagona, 2006; Towler et al., 2010)</w:t>
      </w:r>
      <w:r w:rsidR="00FE11C7">
        <w:rPr>
          <w:sz w:val="24"/>
          <w:szCs w:val="24"/>
        </w:rPr>
        <w:fldChar w:fldCharType="end"/>
      </w:r>
      <w:r w:rsidR="00FE11C7">
        <w:rPr>
          <w:sz w:val="24"/>
          <w:szCs w:val="24"/>
        </w:rPr>
        <w:t xml:space="preserve"> </w:t>
      </w:r>
      <w:commentRangeStart w:id="2"/>
      <w:r w:rsidR="0051298B">
        <w:rPr>
          <w:sz w:val="24"/>
          <w:szCs w:val="24"/>
        </w:rPr>
        <w:t>refs</w:t>
      </w:r>
      <w:commentRangeEnd w:id="2"/>
      <w:r w:rsidR="0051298B">
        <w:rPr>
          <w:rStyle w:val="CommentReference"/>
        </w:rPr>
        <w:commentReference w:id="2"/>
      </w:r>
      <w:r w:rsidR="0051298B">
        <w:rPr>
          <w:sz w:val="24"/>
          <w:szCs w:val="24"/>
        </w:rPr>
        <w:t xml:space="preserve">). </w:t>
      </w:r>
    </w:p>
    <w:p w14:paraId="698187B3" w14:textId="2369C9F9" w:rsidR="00FE11C7" w:rsidRDefault="00FE11C7">
      <w:pPr>
        <w:spacing w:before="240" w:after="240"/>
        <w:rPr>
          <w:sz w:val="24"/>
          <w:szCs w:val="24"/>
        </w:rPr>
      </w:pPr>
      <w:r>
        <w:rPr>
          <w:sz w:val="24"/>
          <w:szCs w:val="24"/>
        </w:rPr>
        <w:t xml:space="preserve">Grantz et al developed a </w:t>
      </w:r>
      <w:r w:rsidR="00A14A49">
        <w:rPr>
          <w:sz w:val="24"/>
          <w:szCs w:val="24"/>
        </w:rPr>
        <w:t>technique incorporating climate predictors which modulate seasonal streamflow and further using them as predictors of seasonal streamflow forecasts by means of local regression</w:t>
      </w:r>
      <w:r w:rsidR="00A14A49">
        <w:rPr>
          <w:sz w:val="24"/>
          <w:szCs w:val="24"/>
        </w:rPr>
        <w:fldChar w:fldCharType="begin"/>
      </w:r>
      <w:r w:rsidR="00A14A49">
        <w:rPr>
          <w:sz w:val="24"/>
          <w:szCs w:val="24"/>
        </w:rPr>
        <w:instrText xml:space="preserve"> ADDIN ZOTERO_ITEM CSL_CITATION {"citationID":"kbRsGI1o","properties":{"formattedCitation":"(Grantz et al., 2005)","plainCitation":"(Grantz et al., 2005)","noteIndex":0},"citationItems":[{"id":864,"uris":["http://zotero.org/users/4874514/items/SX2BHKT4"],"uri":["http://zotero.org/users/4874514/items/SX2BHKT4"],"itemData":{"id":864,"type":"article-journal","title":"A technique for incorporating large-scale climate information in basin-scale ensemble streamflow forecasts","container-title":"Water Resources Research","volume":"41","issue":"10","source":"Wiley Online Library","abstract":"Water managers throughout the western United States depend on seasonal forecasts to assist with operations and planning. In this study, we develop a seasonal forecasting model to aid water resources decision making in the Truckee-Carson River System. We analyze large-scale climate information that has a direct impact on our basin of interest to develop predictors to spring runoff. The predictors are snow water equivalent (SWE) and 500 mbar geopotential height and sea surface temperature (SST) “indices” developed in this study. We use local regression methods to provide ensemble (probabilistic) forecasts. Results show that the incorporation of climate information, particularly the 500 mbar geopotential height index, improves the skills of forecasts at longer lead times when compared with forecasts based on snowpack information alone. The technique is general and could be used to incorporate large-scale climate information into ensemble streamflow forecasts for other river basins.","URL":"https://agupubs.onlinelibrary.wiley.com/doi/abs/10.1029/2004WR003467","DOI":"10.1029/2004WR003467","ISSN":"1944-7973","language":"en","author":[{"family":"Grantz","given":"Katrina"},{"family":"Rajagopalan","given":"Balaji"},{"family":"Clark","given":"Martyn"},{"family":"Zagona","given":"Edith"}],"issued":{"date-parts":[["2005"]]},"accessed":{"date-parts":[["2019",11,1]]}}}],"schema":"https://github.com/citation-style-language/schema/raw/master/csl-citation.json"} </w:instrText>
      </w:r>
      <w:r w:rsidR="00A14A49">
        <w:rPr>
          <w:sz w:val="24"/>
          <w:szCs w:val="24"/>
        </w:rPr>
        <w:fldChar w:fldCharType="separate"/>
      </w:r>
      <w:r w:rsidR="00A14A49" w:rsidRPr="00A14A49">
        <w:rPr>
          <w:sz w:val="24"/>
        </w:rPr>
        <w:t>(Grantz et al., 2005)</w:t>
      </w:r>
      <w:r w:rsidR="00A14A49">
        <w:rPr>
          <w:sz w:val="24"/>
          <w:szCs w:val="24"/>
        </w:rPr>
        <w:fldChar w:fldCharType="end"/>
      </w:r>
      <w:r w:rsidR="00A14A49">
        <w:rPr>
          <w:sz w:val="24"/>
          <w:szCs w:val="24"/>
        </w:rPr>
        <w:t>.</w:t>
      </w:r>
      <w:r w:rsidR="00214D55">
        <w:rPr>
          <w:sz w:val="24"/>
          <w:szCs w:val="24"/>
        </w:rPr>
        <w:t xml:space="preserve"> </w:t>
      </w:r>
      <w:r w:rsidR="00214D55">
        <w:rPr>
          <w:sz w:val="24"/>
          <w:szCs w:val="24"/>
        </w:rPr>
        <w:fldChar w:fldCharType="begin"/>
      </w:r>
      <w:r w:rsidR="00214D55">
        <w:rPr>
          <w:sz w:val="24"/>
          <w:szCs w:val="24"/>
        </w:rPr>
        <w:instrText xml:space="preserve"> ADDIN ZOTERO_ITEM CSL_CITATION {"citationID":"ruMZMW8A","properties":{"formattedCitation":"(Regonda et al., 2006)","plainCitation":"(Regonda et al., 2006)","noteIndex":0},"citationItems":[{"id":875,"uris":["http://zotero.org/users/4874514/items/4K4CX6J5"],"uri":["http://zotero.org/users/4874514/items/4K4CX6J5"],"itemData":{"id":875,"type":"article-journal","title":"A multimodel ensemble forecast framework: Application to spring seasonal flows in the Gunnison River Basin","container-title":"Water Resources Research","volume":"42","issue":"9","source":"Wiley Online Library","abstract":"We propose a multimodel ensemble forecast framework for streamflow forecasts at multiple locations that incorporates large-scale climate information. It has four broad steps: (1) Principal component analysis is performed on the spatial streamflows to identify the dominant modes of variability. (2) Potential predictors of the dominant streamflow modes are identified from several large-scale climate features and snow water equivalent information. (3) Objective criterion is used to select a suite of candidate nonlinear regression models each with different predictors. (4) Ensemble forecasts of the dominant streamflow modes are generated from the candidate models and are combined objectively to produce a multimodel ensemble, which are then back transformed to produce spatially coherent streamflow forecasts at all the locations. The utility of the framework is demonstrated in the skillful forecast of spring seasonal streamflows at six locations in the Gunnison River Basin at several lead times. The generated ensemble streamflow forecast provides valuable and useful information for optimal management and planning of water resources in the basin.","URL":"https://agupubs.onlinelibrary.wiley.com/doi/abs/10.1029/2005WR004653","DOI":"10.1029/2005WR004653","ISSN":"1944-7973","title-short":"A multimodel ensemble forecast framework","language":"en","author":[{"family":"Regonda","given":"Satish Kumar"},{"family":"Rajagopalan","given":"Balaji"},{"family":"Clark","given":"Martyn"},{"family":"Zagona","given":"Edith"}],"issued":{"date-parts":[["2006"]]},"accessed":{"date-parts":[["2019",11,1]]}}}],"schema":"https://github.com/citation-style-language/schema/raw/master/csl-citation.json"} </w:instrText>
      </w:r>
      <w:r w:rsidR="00214D55">
        <w:rPr>
          <w:sz w:val="24"/>
          <w:szCs w:val="24"/>
        </w:rPr>
        <w:fldChar w:fldCharType="separate"/>
      </w:r>
      <w:r w:rsidR="00214D55" w:rsidRPr="00214D55">
        <w:rPr>
          <w:sz w:val="24"/>
        </w:rPr>
        <w:t>(Regonda et al., 2006)</w:t>
      </w:r>
      <w:r w:rsidR="00214D55">
        <w:rPr>
          <w:sz w:val="24"/>
          <w:szCs w:val="24"/>
        </w:rPr>
        <w:fldChar w:fldCharType="end"/>
      </w:r>
      <w:r w:rsidR="00214D55">
        <w:rPr>
          <w:sz w:val="24"/>
          <w:szCs w:val="24"/>
        </w:rPr>
        <w:t xml:space="preserve"> developed multi-site total spring streamflow ensemble predictions</w:t>
      </w:r>
      <w:r w:rsidR="00332536">
        <w:rPr>
          <w:sz w:val="24"/>
          <w:szCs w:val="24"/>
        </w:rPr>
        <w:t xml:space="preserve"> using</w:t>
      </w:r>
      <w:r w:rsidR="00214D55">
        <w:rPr>
          <w:sz w:val="24"/>
          <w:szCs w:val="24"/>
        </w:rPr>
        <w:t xml:space="preserve"> principal component analysis and locally weighted regression along with large-scale climate features and snow water equivalent as additional covariate.</w:t>
      </w:r>
      <w:r w:rsidR="00A14A49">
        <w:rPr>
          <w:sz w:val="24"/>
          <w:szCs w:val="24"/>
        </w:rPr>
        <w:t xml:space="preserve"> </w:t>
      </w:r>
      <w:r w:rsidR="00BA5C94">
        <w:rPr>
          <w:sz w:val="24"/>
          <w:szCs w:val="24"/>
        </w:rPr>
        <w:fldChar w:fldCharType="begin"/>
      </w:r>
      <w:r w:rsidR="00BA5C94">
        <w:rPr>
          <w:sz w:val="24"/>
          <w:szCs w:val="24"/>
        </w:rPr>
        <w:instrText xml:space="preserve"> ADDIN ZOTERO_ITEM CSL_CITATION {"citationID":"6fy1Zt4o","properties":{"formattedCitation":"(Filho &amp; Lall, 2003)","plainCitation":"(Filho &amp; Lall, 2003)","noteIndex":0},"citationItems":[{"id":870,"uris":["http://zotero.org/users/4874514/items/ASQE68XL"],"uri":["http://zotero.org/users/4874514/items/ASQE68XL"],"itemData":{"id":870,"type":"article-journal","title":"Seasonal to interannual ensemble streamflow forecasts for Ceara, Brazil: Applications of a multivariate, semiparametric algorithm","container-title":"Water Resources Research","volume":"39","issue":"11","source":"Wiley Online Library","abstract":"A semiparametric approach for forecasting streamflow at multiple gaging locations on a river network conditional on climate precursors is developed. The strategy considers statistical forecasts of annual or seasonal streamflow totals at each of the sites and their disaggregation to monthly or higher resolution flows using a k nearest neighbor resampling approach that maintains space-time consistency across the sites and subperiods. An application of the approach to forecasting inflows at six reservoirs in the state of Ceara in northeastern Brazil is presented. The climate precursors used are the NINO3 index for the El Niño-Southern Oscillation and an equatorial Atlantic sea surface temperature index. Forecasts of January through December streamflow are made at three lead times: in January of the same year and in October and July of the preceding year. The skill of the ensemble forecasts generated is evaluated on subsets of the historical data not used for model building. Correlations with the equatorial Atlantic index and with NINO3 translate into useful streamflow forecasts for the next 18 months of reservoir operation and water management.","URL":"https://agupubs.onlinelibrary.wiley.com/doi/abs/10.1029/2002WR001373","DOI":"10.1029/2002WR001373","ISSN":"1944-7973","title-short":"Seasonal to interannual ensemble streamflow forecasts for Ceara, Brazil","language":"en","author":[{"family":"Filho","given":"Francisco Assis Souza"},{"family":"Lall","given":"Upmanu"}],"issued":{"date-parts":[["2003"]]},"accessed":{"date-parts":[["2019",11,1]]}}}],"schema":"https://github.com/citation-style-language/schema/raw/master/csl-citation.json"} </w:instrText>
      </w:r>
      <w:r w:rsidR="00BA5C94">
        <w:rPr>
          <w:sz w:val="24"/>
          <w:szCs w:val="24"/>
        </w:rPr>
        <w:fldChar w:fldCharType="separate"/>
      </w:r>
      <w:r w:rsidR="00BA5C94" w:rsidRPr="00BA5C94">
        <w:rPr>
          <w:sz w:val="24"/>
        </w:rPr>
        <w:t>(Filho &amp; Lall, 2003)</w:t>
      </w:r>
      <w:r w:rsidR="00BA5C94">
        <w:rPr>
          <w:sz w:val="24"/>
          <w:szCs w:val="24"/>
        </w:rPr>
        <w:fldChar w:fldCharType="end"/>
      </w:r>
      <w:r w:rsidR="00BA5C94">
        <w:rPr>
          <w:sz w:val="24"/>
          <w:szCs w:val="24"/>
        </w:rPr>
        <w:t xml:space="preserve"> </w:t>
      </w:r>
      <w:r w:rsidR="00131989">
        <w:rPr>
          <w:sz w:val="24"/>
          <w:szCs w:val="24"/>
        </w:rPr>
        <w:t xml:space="preserve">used ENSO and equatorial Atlantic SST as climate precursors in a semiparametric approach for multi-site streamflow ensemble forecasts in Cearra, Brazil. </w:t>
      </w:r>
      <w:r w:rsidR="00332536">
        <w:rPr>
          <w:sz w:val="24"/>
          <w:szCs w:val="24"/>
        </w:rPr>
        <w:fldChar w:fldCharType="begin"/>
      </w:r>
      <w:r w:rsidR="00332536">
        <w:rPr>
          <w:sz w:val="24"/>
          <w:szCs w:val="24"/>
        </w:rPr>
        <w:instrText xml:space="preserve"> ADDIN ZOTERO_ITEM CSL_CITATION {"citationID":"XC3IKJYw","properties":{"formattedCitation":"(Towler et al., 2010)","plainCitation":"(Towler et al., 2010)","noteIndex":0},"citationItems":[{"id":880,"uris":["http://zotero.org/users/4874514/items/3BXAAY2S"],"uri":["http://zotero.org/users/4874514/items/3BXAAY2S"],"itemData":{"id":880,"type":"article-journal","title":"Modeling hydrologic and water quality extremes in a changing climate: A statistical approach based on extreme value theory","container-title":"Water Resources Research","volume":"46","issue":"11","source":"Wiley Online Library","abstract":"Although information about climate change and its implications is becoming increasingly available to water utility managers, additional tools are needed to translate this information into secondary products useful for local assessments. The anticipated intensification of the hydrologic cycle makes quantifying changes to hydrologic extremes, as well as associated water quality effects, of particular concern. To this end, this paper focuses on using extreme value statistics to describe maximum monthly flow distributions at a given site, where the nonstationarity is derived from concurrent climate information. From these statistics, flow quantiles are reconstructed over the historic record and then projected to 2100. This paper extends this analysis to an associated source water quality impact, whereby the corresponding risk of exceeding a water quality threshold is examined. The approach is applied to a drinking water source in the Pacific Northwest United States that has experienced elevated turbidity values correlated with high streamflow. Results demonstrate that based on climate change information from the most recent Intergovernmental Panel on Climate Change assessment report, the variability and magnitude of extreme streamflows substantially increase over the 21st century. Consequently, the likelihood of a turbidity exceedance increases, as do the associated relative costs. The framework is general and could be applied to estimate extreme streamflow under climate change at other locations, with straightforward extensions to other water quality variables that depend on extreme hydroclimate.","URL":"https://agupubs.onlinelibrary.wiley.com/doi/abs/10.1029/2009WR008876","DOI":"10.1029/2009WR008876","ISSN":"1944-7973","title-short":"Modeling hydrologic and water quality extremes in a changing climate","language":"en","author":[{"family":"Towler","given":"Erin"},{"family":"Rajagopalan","given":"Balaji"},{"family":"Gilleland","given":"Eric"},{"family":"Summers","given":"R. Scott"},{"family":"Yates","given":"David"},{"family":"Katz","given":"Richard W."}],"issued":{"date-parts":[["2010"]]},"accessed":{"date-parts":[["2019",11,1]]}}}],"schema":"https://github.com/citation-style-language/schema/raw/master/csl-citation.json"} </w:instrText>
      </w:r>
      <w:r w:rsidR="00332536">
        <w:rPr>
          <w:sz w:val="24"/>
          <w:szCs w:val="24"/>
        </w:rPr>
        <w:fldChar w:fldCharType="separate"/>
      </w:r>
      <w:r w:rsidR="00332536" w:rsidRPr="00332536">
        <w:rPr>
          <w:sz w:val="24"/>
        </w:rPr>
        <w:t>(Towler et al., 2010)</w:t>
      </w:r>
      <w:r w:rsidR="00332536">
        <w:rPr>
          <w:sz w:val="24"/>
          <w:szCs w:val="24"/>
        </w:rPr>
        <w:fldChar w:fldCharType="end"/>
      </w:r>
      <w:r w:rsidR="00332536">
        <w:rPr>
          <w:sz w:val="24"/>
          <w:szCs w:val="24"/>
        </w:rPr>
        <w:t xml:space="preserve"> use extreme value statistical theory based generalized extreme value (GEV) distribution to model single site maximum winter monthly streamflow, with the non-stationarity explicitly accounted by means of climate covariates. </w:t>
      </w:r>
      <w:r w:rsidR="00BA5C94">
        <w:rPr>
          <w:sz w:val="24"/>
          <w:szCs w:val="24"/>
        </w:rPr>
        <w:t xml:space="preserve"> </w:t>
      </w:r>
    </w:p>
    <w:p w14:paraId="209EE037" w14:textId="242C6027" w:rsidR="0011525D" w:rsidRDefault="0051298B">
      <w:pPr>
        <w:spacing w:before="240" w:after="240"/>
        <w:rPr>
          <w:sz w:val="24"/>
          <w:szCs w:val="24"/>
        </w:rPr>
      </w:pPr>
      <w:r>
        <w:rPr>
          <w:sz w:val="24"/>
          <w:szCs w:val="24"/>
        </w:rPr>
        <w:t xml:space="preserve">However, the temporal clustering of flood risk highlighted in </w:t>
      </w:r>
      <w:r w:rsidR="00DA46D5">
        <w:rPr>
          <w:sz w:val="24"/>
          <w:szCs w:val="24"/>
        </w:rPr>
        <w:fldChar w:fldCharType="begin"/>
      </w:r>
      <w:r w:rsidR="00DA46D5">
        <w:rPr>
          <w:sz w:val="24"/>
          <w:szCs w:val="24"/>
        </w:rPr>
        <w:instrText xml:space="preserve"> ADDIN ZOTERO_ITEM CSL_CITATION {"citationID":"B5EQiMd0","properties":{"formattedCitation":"(Jain &amp; Lall, 2001)","plainCitation":"(Jain &amp; Lall, 2001)","noteIndex":0},"citationItems":[{"id":814,"uris":["http://zotero.org/users/4874514/items/TPTDW6BB"],"uri":["http://zotero.org/users/4874514/items/TPTDW6BB"],"itemData":{"id":814,"type":"article-journal","title":"Floods in a changing climate: Does the past represent the future?","container-title":"Water Resources Research","page":"3193-3205","volume":"37","issue":"12","source":"Wiley Online Library","abstract":"Hydrologists have traditionally assumed that the annual maximum flood process at a location is independent and identically distributed. While nonstationarities in the flood process due to land use changes have long been recognized, it is only recently becoming clear that structured interannual, interdecadal, and longer time variations in planetary climate impart the temporal structure to the flood frequency process at flood control system design and operation timescales. The influence of anthropogenic climate change on the nature of floods is also an issue of societal concern. Here we focus on (1) a diagnosis of variations in the frequency of floods that are synchronous with low-frequency climate state and (2) an exploration of limiting flood probability distributions implied by a long simulation of a model of the El Niño/Southern Oscillation. Implications for flood risk analysis are discussed.","DOI":"10.1029/2001WR000495","ISSN":"1944-7973","title-short":"Floods in a changing climate","language":"en","author":[{"family":"Jain","given":"Shaleen"},{"family":"Lall","given":"Upmanu"}],"issued":{"date-parts":[["2001"]]}}}],"schema":"https://github.com/citation-style-language/schema/raw/master/csl-citation.json"} </w:instrText>
      </w:r>
      <w:r w:rsidR="00DA46D5">
        <w:rPr>
          <w:sz w:val="24"/>
          <w:szCs w:val="24"/>
        </w:rPr>
        <w:fldChar w:fldCharType="separate"/>
      </w:r>
      <w:r w:rsidR="00DA46D5" w:rsidRPr="00DA46D5">
        <w:rPr>
          <w:sz w:val="24"/>
        </w:rPr>
        <w:t>(Jain &amp; Lall, 2001)</w:t>
      </w:r>
      <w:r w:rsidR="00DA46D5">
        <w:rPr>
          <w:sz w:val="24"/>
          <w:szCs w:val="24"/>
        </w:rPr>
        <w:fldChar w:fldCharType="end"/>
      </w:r>
      <w:r>
        <w:rPr>
          <w:sz w:val="24"/>
          <w:szCs w:val="24"/>
        </w:rPr>
        <w:t xml:space="preserve">may or may not be readily addressed by such methods, who showed that the clusters associated with low frequency climate modes can lead to significant under/over design of flood control instruments (structural or financial). Further, given a positive discount rate, near term flood risk mitigation investments contribute more strongly to a benefit </w:t>
      </w:r>
      <w:r>
        <w:rPr>
          <w:sz w:val="24"/>
          <w:szCs w:val="24"/>
        </w:rPr>
        <w:lastRenderedPageBreak/>
        <w:t xml:space="preserve">cost analysis than those in the distant future. Consequently, even a stochastic prediction of the risk of regional floods over the next several years, may have high economic value relative to the highly uncertain climate change induced flood risk predictions that are 30 to 50 years into the future (Doss-Gollin eta. al., </w:t>
      </w:r>
      <w:commentRangeStart w:id="3"/>
      <w:r>
        <w:rPr>
          <w:sz w:val="24"/>
          <w:szCs w:val="24"/>
        </w:rPr>
        <w:t>2018</w:t>
      </w:r>
      <w:commentRangeEnd w:id="3"/>
      <w:r>
        <w:rPr>
          <w:rStyle w:val="CommentReference"/>
        </w:rPr>
        <w:commentReference w:id="3"/>
      </w:r>
      <w:r>
        <w:rPr>
          <w:sz w:val="24"/>
          <w:szCs w:val="24"/>
        </w:rPr>
        <w:t>). A proper representation of this dynamic risk would cover  the non-stationary spatio-temporal structure across the entire basin and not just at individual sites, to address the potential cascading failure, or compound risk induced by</w:t>
      </w:r>
      <w:r w:rsidR="00F269C5">
        <w:rPr>
          <w:sz w:val="24"/>
          <w:szCs w:val="24"/>
        </w:rPr>
        <w:t xml:space="preserve"> the underlying climate pattern</w:t>
      </w:r>
      <w:r w:rsidR="00F269C5" w:rsidDel="00F269C5">
        <w:rPr>
          <w:sz w:val="24"/>
          <w:szCs w:val="24"/>
        </w:rPr>
        <w:t xml:space="preserve"> </w:t>
      </w:r>
      <w:r w:rsidR="008D01E7">
        <w:rPr>
          <w:sz w:val="24"/>
          <w:szCs w:val="24"/>
        </w:rPr>
        <w:t>(Cheng, AghaKouchak, Gilleland, &amp; Katz, 2014).</w:t>
      </w:r>
      <w:r>
        <w:rPr>
          <w:sz w:val="24"/>
          <w:szCs w:val="24"/>
        </w:rPr>
        <w:t xml:space="preserve"> </w:t>
      </w:r>
    </w:p>
    <w:p w14:paraId="0A13B6DA" w14:textId="4E15E60A" w:rsidR="0011525D" w:rsidRPr="00FA7B06" w:rsidRDefault="00C54AA7">
      <w:pPr>
        <w:spacing w:before="240" w:after="240"/>
        <w:rPr>
          <w:sz w:val="24"/>
          <w:szCs w:val="24"/>
        </w:rPr>
      </w:pPr>
      <w:r>
        <w:rPr>
          <w:sz w:val="24"/>
          <w:szCs w:val="24"/>
        </w:rPr>
        <w:t>The primary research questions of the work presented were:</w:t>
      </w:r>
    </w:p>
    <w:p w14:paraId="315A84FD" w14:textId="2F170511" w:rsidR="0011525D" w:rsidRDefault="00C54AA7">
      <w:pPr>
        <w:numPr>
          <w:ilvl w:val="0"/>
          <w:numId w:val="1"/>
        </w:numPr>
        <w:spacing w:before="240"/>
        <w:rPr>
          <w:sz w:val="24"/>
          <w:szCs w:val="24"/>
        </w:rPr>
      </w:pPr>
      <w:r>
        <w:rPr>
          <w:sz w:val="24"/>
          <w:szCs w:val="24"/>
        </w:rPr>
        <w:t>How can regional space-time-frequency relationships in flood extremes be systematically identified from multi-site data, for the Ohio River Basin? Does spatial dimension reduction followed by temporal/frequency pattern identification, or frequency identification followed by spatial dimension reduction lead to complementary results, or is one approach more effective? How do the identified regional space-time modes for annual maximum floods relate to known, hemispheric climate modes?</w:t>
      </w:r>
    </w:p>
    <w:p w14:paraId="78ACB5CC" w14:textId="0E8EF7A5" w:rsidR="0011525D" w:rsidRDefault="00C54AA7">
      <w:pPr>
        <w:numPr>
          <w:ilvl w:val="0"/>
          <w:numId w:val="1"/>
        </w:numPr>
        <w:rPr>
          <w:sz w:val="24"/>
          <w:szCs w:val="24"/>
        </w:rPr>
      </w:pPr>
      <w:r>
        <w:rPr>
          <w:sz w:val="24"/>
          <w:szCs w:val="24"/>
        </w:rPr>
        <w:t>What is the appropriate form of a statistical model that can simulate the multi-site time series</w:t>
      </w:r>
      <w:r w:rsidR="008D01E7">
        <w:rPr>
          <w:sz w:val="24"/>
          <w:szCs w:val="24"/>
        </w:rPr>
        <w:t xml:space="preserve"> </w:t>
      </w:r>
      <w:r>
        <w:rPr>
          <w:sz w:val="24"/>
          <w:szCs w:val="24"/>
        </w:rPr>
        <w:t xml:space="preserve">to reproduce the space-time statistics identified </w:t>
      </w:r>
      <w:r w:rsidR="008D01E7">
        <w:rPr>
          <w:sz w:val="24"/>
          <w:szCs w:val="24"/>
        </w:rPr>
        <w:t>on both the basin scale and</w:t>
      </w:r>
      <w:r>
        <w:rPr>
          <w:sz w:val="24"/>
          <w:szCs w:val="24"/>
        </w:rPr>
        <w:t xml:space="preserve"> at</w:t>
      </w:r>
      <w:r w:rsidR="008D01E7">
        <w:rPr>
          <w:sz w:val="24"/>
          <w:szCs w:val="24"/>
        </w:rPr>
        <w:t xml:space="preserve"> stream-gauge </w:t>
      </w:r>
      <w:r w:rsidR="00C40FD5">
        <w:rPr>
          <w:sz w:val="24"/>
          <w:szCs w:val="24"/>
        </w:rPr>
        <w:t>level?</w:t>
      </w:r>
    </w:p>
    <w:p w14:paraId="14C755CA" w14:textId="47A417E2" w:rsidR="0011525D" w:rsidRDefault="008D01E7">
      <w:pPr>
        <w:numPr>
          <w:ilvl w:val="0"/>
          <w:numId w:val="1"/>
        </w:numPr>
        <w:spacing w:after="240"/>
        <w:rPr>
          <w:sz w:val="24"/>
          <w:szCs w:val="24"/>
        </w:rPr>
      </w:pPr>
      <w:r>
        <w:rPr>
          <w:sz w:val="24"/>
          <w:szCs w:val="24"/>
        </w:rPr>
        <w:t xml:space="preserve">Can </w:t>
      </w:r>
      <w:r w:rsidR="00C54AA7">
        <w:rPr>
          <w:sz w:val="24"/>
          <w:szCs w:val="24"/>
        </w:rPr>
        <w:t>one probabilistically forecast the regional and at site annual maximum floods over the next few years</w:t>
      </w:r>
      <w:r>
        <w:rPr>
          <w:sz w:val="24"/>
          <w:szCs w:val="24"/>
        </w:rPr>
        <w:t xml:space="preserve">?  </w:t>
      </w:r>
    </w:p>
    <w:p w14:paraId="3E32D178" w14:textId="7F5314C4" w:rsidR="0011525D" w:rsidRDefault="008D01E7">
      <w:pPr>
        <w:spacing w:before="240" w:after="240"/>
        <w:rPr>
          <w:sz w:val="24"/>
          <w:szCs w:val="24"/>
        </w:rPr>
      </w:pPr>
      <w:r>
        <w:rPr>
          <w:sz w:val="24"/>
          <w:szCs w:val="24"/>
        </w:rPr>
        <w:t xml:space="preserve">Section 2 </w:t>
      </w:r>
      <w:r w:rsidR="00957F88">
        <w:rPr>
          <w:sz w:val="24"/>
          <w:szCs w:val="24"/>
        </w:rPr>
        <w:t>describes</w:t>
      </w:r>
      <w:r>
        <w:rPr>
          <w:sz w:val="24"/>
          <w:szCs w:val="24"/>
        </w:rPr>
        <w:t xml:space="preserve"> the data used</w:t>
      </w:r>
      <w:r w:rsidR="00957F88">
        <w:rPr>
          <w:sz w:val="24"/>
          <w:szCs w:val="24"/>
        </w:rPr>
        <w:t xml:space="preserve">. Section 3 summarizes the analysis strategy </w:t>
      </w:r>
      <w:r>
        <w:rPr>
          <w:sz w:val="24"/>
          <w:szCs w:val="24"/>
        </w:rPr>
        <w:t xml:space="preserve">the methods </w:t>
      </w:r>
      <w:r w:rsidR="00957F88">
        <w:rPr>
          <w:sz w:val="24"/>
          <w:szCs w:val="24"/>
        </w:rPr>
        <w:t xml:space="preserve">used for </w:t>
      </w:r>
      <w:r>
        <w:rPr>
          <w:sz w:val="24"/>
          <w:szCs w:val="24"/>
        </w:rPr>
        <w:t xml:space="preserve">diagnosis, simulation and prediction.  The results are presented in Section </w:t>
      </w:r>
      <w:r w:rsidR="00957F88">
        <w:rPr>
          <w:sz w:val="24"/>
          <w:szCs w:val="24"/>
        </w:rPr>
        <w:t>4. A discussion section concludes the paper</w:t>
      </w:r>
      <w:r>
        <w:rPr>
          <w:sz w:val="24"/>
          <w:szCs w:val="24"/>
        </w:rPr>
        <w:t xml:space="preserve">. </w:t>
      </w:r>
    </w:p>
    <w:p w14:paraId="4EEEB2DA" w14:textId="5FB2D75E" w:rsidR="0011525D" w:rsidRDefault="008D01E7">
      <w:pPr>
        <w:spacing w:before="240" w:after="240"/>
        <w:rPr>
          <w:sz w:val="28"/>
          <w:szCs w:val="28"/>
          <w:u w:val="single"/>
        </w:rPr>
      </w:pPr>
      <w:r>
        <w:rPr>
          <w:b/>
          <w:sz w:val="24"/>
          <w:szCs w:val="24"/>
        </w:rPr>
        <w:t xml:space="preserve">Data: </w:t>
      </w:r>
    </w:p>
    <w:p w14:paraId="52542943" w14:textId="77777777" w:rsidR="00D920B9" w:rsidRDefault="009C05CC" w:rsidP="00F67A89">
      <w:pPr>
        <w:spacing w:before="240" w:after="240"/>
        <w:ind w:firstLine="720"/>
        <w:rPr>
          <w:sz w:val="24"/>
          <w:szCs w:val="24"/>
        </w:rPr>
      </w:pPr>
      <w:r>
        <w:rPr>
          <w:sz w:val="24"/>
          <w:szCs w:val="24"/>
        </w:rPr>
        <w:t xml:space="preserve">The Ohio River Basin has a long history of large-scale basin wide floods, </w:t>
      </w:r>
      <w:r w:rsidR="00957F88">
        <w:rPr>
          <w:sz w:val="24"/>
          <w:szCs w:val="24"/>
        </w:rPr>
        <w:t>with notable floods in 1937, 1884, 1913, 1845, 1883, 1964, 1907, 1948, 1997</w:t>
      </w:r>
      <w:r w:rsidR="00A73674">
        <w:rPr>
          <w:sz w:val="24"/>
          <w:szCs w:val="24"/>
        </w:rPr>
        <w:t>, 1933, and 1913</w:t>
      </w:r>
      <w:r>
        <w:rPr>
          <w:sz w:val="24"/>
          <w:szCs w:val="24"/>
        </w:rPr>
        <w:t xml:space="preserve">. Early Spring, late winter floods in this region tend to be more wide-spread while summer floods are characterized by locally intensive </w:t>
      </w:r>
      <w:r w:rsidR="00C40FD5">
        <w:rPr>
          <w:sz w:val="24"/>
          <w:szCs w:val="24"/>
        </w:rPr>
        <w:t>thunderstorms</w:t>
      </w:r>
      <w:r w:rsidR="006E25C4">
        <w:rPr>
          <w:sz w:val="24"/>
          <w:szCs w:val="24"/>
        </w:rPr>
        <w:t xml:space="preserve"> </w:t>
      </w:r>
      <w:r w:rsidR="00C40FD5">
        <w:rPr>
          <w:sz w:val="24"/>
          <w:szCs w:val="24"/>
        </w:rPr>
        <w:t>(</w:t>
      </w:r>
      <w:r>
        <w:rPr>
          <w:i/>
          <w:sz w:val="24"/>
          <w:szCs w:val="24"/>
        </w:rPr>
        <w:t>National Water Summary 1988-89</w:t>
      </w:r>
      <w:r>
        <w:rPr>
          <w:sz w:val="24"/>
          <w:szCs w:val="24"/>
        </w:rPr>
        <w:t>, 1991). Unlike other common flooding mechanisms which depend on the land use characteristics, urban landscape and soil, the flooding in this region is dominated by precipitation</w:t>
      </w:r>
      <w:r w:rsidR="00A73674">
        <w:rPr>
          <w:sz w:val="24"/>
          <w:szCs w:val="24"/>
        </w:rPr>
        <w:t xml:space="preserve"> </w:t>
      </w:r>
      <w:r>
        <w:rPr>
          <w:sz w:val="24"/>
          <w:szCs w:val="24"/>
        </w:rPr>
        <w:t>(persistent or rapid) and/or snow melt events</w:t>
      </w:r>
      <w:r w:rsidR="006E25C4">
        <w:rPr>
          <w:sz w:val="24"/>
          <w:szCs w:val="24"/>
        </w:rPr>
        <w:fldChar w:fldCharType="begin"/>
      </w:r>
      <w:r w:rsidR="006E25C4">
        <w:rPr>
          <w:sz w:val="24"/>
          <w:szCs w:val="24"/>
        </w:rPr>
        <w:instrText xml:space="preserve"> ADDIN ZOTERO_ITEM CSL_CITATION {"citationID":"d4xoQkNB","properties":{"formattedCitation":"(Farnham, Doss\\uc0\\u8208{}Gollin, &amp; Lall, 2018; Nakamura, Lall, Kushnir, Robertson, &amp; Seager, 2013)","plainCitation":"(Farnham, Doss</w:instrText>
      </w:r>
      <w:r w:rsidR="006E25C4">
        <w:rPr>
          <w:rFonts w:ascii="Cambria Math" w:hAnsi="Cambria Math" w:cs="Cambria Math"/>
          <w:sz w:val="24"/>
          <w:szCs w:val="24"/>
        </w:rPr>
        <w:instrText>‐</w:instrText>
      </w:r>
      <w:r w:rsidR="006E25C4">
        <w:rPr>
          <w:sz w:val="24"/>
          <w:szCs w:val="24"/>
        </w:rPr>
        <w:instrText>Gollin, &amp; Lall, 2018; Nakamura, Lall, Kushnir, Robertson, &amp; Seager, 2013)","noteIndex":0},"citationItems":[{"id":141,"uris":["http://zotero.org/users/4874514/items/DSWFNEWH"],"uri":["http://zotero.org/users/4874514/items/DSWFNEWH"],"itemData":{"id":141,"type":"article-journal","title":"Regional Extreme Precipitation Events: Robust Inference From Credibly Simulated GCM Variables","container-title":"Water Resources Research","page":"3809-3824","volume":"54","issue":"6","source":"Wiley Online Library","abstract":"General circulation models (GCMs) have been demonstrated to produce estimates of precipitation, including the frequency of extreme precipitation, with substantial bias and uncertainty relative to their representation of other fields. Thus, while theory predicts changes in the hydrologic cycle under anthropogenic warming, there is generally low confidence in future projections of extreme precipitation frequency for specific river basins. In this paper, we explore whether a GCM simulates large-scale atmospheric circulation indices that are associated with regional extreme precipitation (REP) days more accurately than it simulates REP days themselves, and thus whether conditional simulation of the precipitation events based on the circulation indices may improve the simulation of REP events. We show that a coupled Geophysical Fluid Dynamics Laboratory GCM simulates too many springtime REP days in the Ohio River Basin in historical (1950–2005) simulations. The GCM, however, does credibly simulate the distributional and persistence properties of several indices (which represent the large-scale atmospheric pressure features, local atmospheric moisture content, and local vertical velocity) that are shown to modulate the likelihood of REP occurrence in the reanalysis/observational record. We show that simulation of REP events based on the GCM-based atmospheric indices greatly reduces the bias of GCM REP frequency relative to the observed record. The simulation is conducted via a Bayesian regression model by imposing the empirical relationship between observed REP occurrence and the reanalysis-based atmospheric indices. Application of this model to future (2006–2100) representative concentration pathway 8.5 scenario suggests an increasing trend in springtime REP incidence in the study region. The proposed approach of simulating precipitation events of interest, particularly those poorly represented in GCMs, with a statistical model based on climate indices that are reasonably simulated by GCMs could be applied to subseasonal to seasonal forecasts as well as future projections.","DOI":"10.1002/2017WR021318","ISSN":"1944-7973","title-short":"Regional Extreme Precipitation Events","language":"en","author":[{"family":"Farnham","given":"David J."},{"family":"Doss</w:instrText>
      </w:r>
      <w:r w:rsidR="006E25C4">
        <w:rPr>
          <w:rFonts w:ascii="Cambria Math" w:hAnsi="Cambria Math" w:cs="Cambria Math"/>
          <w:sz w:val="24"/>
          <w:szCs w:val="24"/>
        </w:rPr>
        <w:instrText>‐</w:instrText>
      </w:r>
      <w:r w:rsidR="006E25C4">
        <w:rPr>
          <w:sz w:val="24"/>
          <w:szCs w:val="24"/>
        </w:rPr>
        <w:instrText xml:space="preserve">Gollin","given":"James"},{"family":"Lall","given":"Upmanu"}],"issued":{"date-parts":[["2018",6,1]]}}},{"id":146,"uris":["http://zotero.org/users/4874514/items/KEQIZQU5"],"uri":["http://zotero.org/users/4874514/items/KEQIZQU5"],"itemData":{"id":146,"type":"article-journal","title":"Dynamical Structure of Extreme Floods in the U.S. Midwest and the United Kingdom","container-title":"Journal of Hydrometeorology","page":"485-504","volume":"14","issue":"2","source":"Crossref","abstract":"Twenty extreme spring ﬂoods that occurred in the Ohio basin between 1901 and 2008, identiﬁed from daily river discharge data, are investigated and compared to the April 2011 Ohio River ﬂood event. Composites of synoptic ﬁelds for the ﬂood events show that all of these ﬂoods are associated with a similar pattern of sustained advection of low-level moisture and warm air from the tropical Atlantic Ocean and the Gulf of Mexico. The typical ﬂow conditions are governed by an anomalous semistationary ridge, situated east of the U.S. East Coast, that steers the moisture and converges it into the Ohio River valley. Signiﬁcantly, the moisture path common to all of the 20 cases studied here as well as the case of April 2011 is distinctly different from the normal path of Atlantic moisture during spring, which occurs farther west. It is shown further that the Ohio basin moisture convergence responsible for the ﬂoods is caused primarily by the atmospheric circulation anomaly advecting the climatological mean moisture ﬁeld. Transport and related convergence due to the covariance between moisture anomalies and circulation anomalies are of secondary but nonnegligible importance. The importance of atmospheric circulation anomalies to ﬂoods is conﬁrmed by conducting a similar analysis for a series of winter ﬂoods on the river Eden in northwest England.","DOI":"10.1175/JHM-D-12-059.1","ISSN":"1525-755X, 1525-7541","language":"en","author":[{"family":"Nakamura","given":"Jennifer"},{"family":"Lall","given":"Upmanu"},{"family":"Kushnir","given":"Yochanan"},{"family":"Robertson","given":"Andrew W."},{"family":"Seager","given":"Richard"}],"issued":{"date-parts":[["2013",4]]}}}],"schema":"https://github.com/citation-style-language/schema/raw/master/csl-citation.json"} </w:instrText>
      </w:r>
      <w:r w:rsidR="006E25C4">
        <w:rPr>
          <w:sz w:val="24"/>
          <w:szCs w:val="24"/>
        </w:rPr>
        <w:fldChar w:fldCharType="separate"/>
      </w:r>
      <w:r w:rsidR="006E25C4" w:rsidRPr="006E25C4">
        <w:rPr>
          <w:sz w:val="24"/>
          <w:szCs w:val="24"/>
        </w:rPr>
        <w:t>(Farnham, Doss‐Gollin, &amp; Lall, 2018; Nakamura, Lall, Kushnir, Robertson, &amp; Seager, 2013)</w:t>
      </w:r>
      <w:r w:rsidR="006E25C4">
        <w:rPr>
          <w:sz w:val="24"/>
          <w:szCs w:val="24"/>
        </w:rPr>
        <w:fldChar w:fldCharType="end"/>
      </w:r>
      <w:r>
        <w:rPr>
          <w:sz w:val="24"/>
          <w:szCs w:val="24"/>
        </w:rPr>
        <w:t>.</w:t>
      </w:r>
      <w:r w:rsidR="00A73674">
        <w:rPr>
          <w:sz w:val="24"/>
          <w:szCs w:val="24"/>
        </w:rPr>
        <w:t xml:space="preserve"> </w:t>
      </w:r>
      <w:r w:rsidR="00D920B9">
        <w:rPr>
          <w:sz w:val="24"/>
          <w:szCs w:val="24"/>
        </w:rPr>
        <w:t xml:space="preserve">  </w:t>
      </w:r>
    </w:p>
    <w:p w14:paraId="36504630" w14:textId="4AAE0887" w:rsidR="0011525D" w:rsidRDefault="00A73674" w:rsidP="005009CC">
      <w:pPr>
        <w:spacing w:before="240" w:after="240"/>
        <w:ind w:firstLine="720"/>
        <w:rPr>
          <w:sz w:val="24"/>
          <w:szCs w:val="24"/>
        </w:rPr>
      </w:pPr>
      <w:r>
        <w:rPr>
          <w:sz w:val="24"/>
          <w:szCs w:val="24"/>
        </w:rPr>
        <w:t xml:space="preserve">Streamflow </w:t>
      </w:r>
      <w:r w:rsidR="008D01E7">
        <w:rPr>
          <w:sz w:val="24"/>
          <w:szCs w:val="24"/>
        </w:rPr>
        <w:t>data were downloaded from USGS and EPA stream gauges using the</w:t>
      </w:r>
      <w:r w:rsidR="00957F88">
        <w:rPr>
          <w:sz w:val="24"/>
          <w:szCs w:val="24"/>
        </w:rPr>
        <w:t xml:space="preserve"> </w:t>
      </w:r>
      <w:r w:rsidR="008D01E7">
        <w:rPr>
          <w:sz w:val="24"/>
          <w:szCs w:val="24"/>
        </w:rPr>
        <w:t>‘dataRetrieval’</w:t>
      </w:r>
      <w:r w:rsidR="00A71BD9">
        <w:rPr>
          <w:sz w:val="24"/>
          <w:szCs w:val="24"/>
        </w:rPr>
        <w:t xml:space="preserve"> package </w:t>
      </w:r>
      <w:r w:rsidR="006E25C4">
        <w:rPr>
          <w:sz w:val="24"/>
          <w:szCs w:val="24"/>
        </w:rPr>
        <w:fldChar w:fldCharType="begin"/>
      </w:r>
      <w:r w:rsidR="006E25C4">
        <w:rPr>
          <w:sz w:val="24"/>
          <w:szCs w:val="24"/>
        </w:rPr>
        <w:instrText xml:space="preserve"> ADDIN ZOTERO_ITEM CSL_CITATION {"citationID":"ClnRElcf","properties":{"formattedCitation":"(Hirsch &amp; De Cicco, 2015)","plainCitation":"(Hirsch &amp; De Cicco, 2015)","noteIndex":0},"citationItems":[{"id":551,"uris":["http://zotero.org/users/4874514/items/EJ2KVCM3"],"uri":["http://zotero.org/users/4874514/items/EJ2KVCM3"],"itemData":{"id":551,"type":"report","title":"User guide to Exploration and Graphics for RivEr Trends (EGRET) and dataRetrieval: R packages for hydrologic data","collection-title":"Techniques and Methods","publisher":"U.S. Geological Survey","publisher-place":"Reston, VA","page":"104","genre":"USGS Numbered Series","source":"pubs.er.usgs.gov","event-place":"Reston, VA","abstract":"Evaluating long-term changes in river conditions (water quality and discharge) is an important use of hydrologic data. To carry out such evaluations, the hydrologist needs tools to facilitate several key steps in the process: acquiring the data records from a variety of sources, structuring it in ways that facilitate the analysis, processing the data with routines that extract information about changes that may be happening, and displaying findings with graphical techniques. A pair of tightly linked R packages, called dataRetrieval and EGRET (Exploration and Graphics for RivEr Trends), have been developed for carrying out each of these steps in an integrated manner. They are designed to easily accept data from three sources: U.S. Geological Survey hydrologic data, U.S. Environmental Protection Agency (EPA) STORET data, and user-supplied flat files. The dataRetrieval package not only serves as a “front end” to the EGRET package, it can also be used to easily download many types of hydrologic data and organize it in ways that facilitate many other hydrologic applications. The EGRET package has components oriented towards the description of long-term changes in streamflow statistics (high flow, average flow, and low flow) as well as changes in water quality. For the water-quality analysis, it uses Weighted Regressions on Time, Discharge and Season (WRTDS) to describe long-term trends in both concentration and flux. EGRET also creates a wide range of graphical presentations of the water-quality data and of the WRTDS results. This report serves as a user guide to these two R packages, providing detailed guidance on installation and use of the software, documentation of the analysis methods used, as well as guidance on some of the kinds of questions and approaches that the software can facilitate.","URL":"http://pubs.er.usgs.gov/publication/tm4A10","note":"IP-056100","number":"4-A10","title-short":"User guide to Exploration and Graphics for RivEr Trends (EGRET) and dataRetrieval","author":[{"family":"Hirsch","given":"Robert M."},{"family":"De Cicco","given":"Laura A."}],"issued":{"date-parts":[["2015"]]},"accessed":{"date-parts":[["2019",6,12]]}}}],"schema":"https://github.com/citation-style-language/schema/raw/master/csl-citation.json"} </w:instrText>
      </w:r>
      <w:r w:rsidR="006E25C4">
        <w:rPr>
          <w:sz w:val="24"/>
          <w:szCs w:val="24"/>
        </w:rPr>
        <w:fldChar w:fldCharType="separate"/>
      </w:r>
      <w:r w:rsidR="006E25C4" w:rsidRPr="006E25C4">
        <w:rPr>
          <w:sz w:val="24"/>
        </w:rPr>
        <w:t>(Hirsch &amp; De Cicco, 2015)</w:t>
      </w:r>
      <w:r w:rsidR="006E25C4">
        <w:rPr>
          <w:sz w:val="24"/>
          <w:szCs w:val="24"/>
        </w:rPr>
        <w:fldChar w:fldCharType="end"/>
      </w:r>
      <w:r w:rsidR="008D01E7">
        <w:rPr>
          <w:sz w:val="24"/>
          <w:szCs w:val="24"/>
        </w:rPr>
        <w:t xml:space="preserve">. </w:t>
      </w:r>
      <w:r w:rsidR="00A71BD9">
        <w:rPr>
          <w:sz w:val="24"/>
          <w:szCs w:val="24"/>
        </w:rPr>
        <w:t>S</w:t>
      </w:r>
      <w:r w:rsidR="008D01E7">
        <w:rPr>
          <w:sz w:val="24"/>
          <w:szCs w:val="24"/>
        </w:rPr>
        <w:t xml:space="preserve">tream gauges </w:t>
      </w:r>
      <w:r w:rsidR="00A71BD9">
        <w:rPr>
          <w:sz w:val="24"/>
          <w:szCs w:val="24"/>
        </w:rPr>
        <w:t>with</w:t>
      </w:r>
      <w:r w:rsidR="008D01E7">
        <w:rPr>
          <w:sz w:val="24"/>
          <w:szCs w:val="24"/>
        </w:rPr>
        <w:t xml:space="preserve"> no missing daily data from 01/01/1937 to 12/31/2017 </w:t>
      </w:r>
      <w:r w:rsidR="00A71BD9">
        <w:rPr>
          <w:sz w:val="24"/>
          <w:szCs w:val="24"/>
        </w:rPr>
        <w:t>and a drainage area greater than</w:t>
      </w:r>
      <w:r w:rsidR="005009CC">
        <w:rPr>
          <w:sz w:val="24"/>
          <w:szCs w:val="24"/>
        </w:rPr>
        <w:t xml:space="preserve"> 3750 sq. </w:t>
      </w:r>
      <w:r w:rsidR="005009CC">
        <w:rPr>
          <w:sz w:val="24"/>
          <w:szCs w:val="24"/>
        </w:rPr>
        <w:lastRenderedPageBreak/>
        <w:t>miles</w:t>
      </w:r>
      <w:r w:rsidR="00A71BD9">
        <w:rPr>
          <w:sz w:val="24"/>
          <w:szCs w:val="24"/>
        </w:rPr>
        <w:t xml:space="preserve"> were selected</w:t>
      </w:r>
      <w:r w:rsidR="008D01E7">
        <w:rPr>
          <w:sz w:val="24"/>
          <w:szCs w:val="24"/>
        </w:rPr>
        <w:t>.</w:t>
      </w:r>
      <w:r w:rsidR="005009CC" w:rsidRPr="005009CC">
        <w:rPr>
          <w:sz w:val="24"/>
          <w:szCs w:val="24"/>
        </w:rPr>
        <w:t xml:space="preserve"> </w:t>
      </w:r>
      <w:r w:rsidR="005009CC">
        <w:rPr>
          <w:sz w:val="24"/>
          <w:szCs w:val="24"/>
        </w:rPr>
        <w:t>Using these criteria, the final number of sites included were 30 with each location having 81 years of data from 1937-2017.</w:t>
      </w:r>
      <w:r w:rsidR="008D01E7">
        <w:rPr>
          <w:sz w:val="24"/>
          <w:szCs w:val="24"/>
        </w:rPr>
        <w:t xml:space="preserve"> At each site the</w:t>
      </w:r>
      <w:r>
        <w:rPr>
          <w:sz w:val="24"/>
          <w:szCs w:val="24"/>
        </w:rPr>
        <w:t xml:space="preserve"> daily </w:t>
      </w:r>
      <w:r w:rsidR="00A71BD9">
        <w:rPr>
          <w:sz w:val="24"/>
          <w:szCs w:val="24"/>
        </w:rPr>
        <w:t>stream</w:t>
      </w:r>
      <w:r>
        <w:rPr>
          <w:sz w:val="24"/>
          <w:szCs w:val="24"/>
        </w:rPr>
        <w:t>flow</w:t>
      </w:r>
      <w:r w:rsidR="008D01E7">
        <w:rPr>
          <w:sz w:val="24"/>
          <w:szCs w:val="24"/>
        </w:rPr>
        <w:t xml:space="preserve"> time series was </w:t>
      </w:r>
      <w:r>
        <w:rPr>
          <w:sz w:val="24"/>
          <w:szCs w:val="24"/>
        </w:rPr>
        <w:t>used to identify the</w:t>
      </w:r>
      <w:r w:rsidR="008D01E7">
        <w:rPr>
          <w:sz w:val="24"/>
          <w:szCs w:val="24"/>
        </w:rPr>
        <w:t xml:space="preserve"> annual maximum </w:t>
      </w:r>
      <w:r w:rsidR="00E0077C">
        <w:rPr>
          <w:sz w:val="24"/>
          <w:szCs w:val="24"/>
        </w:rPr>
        <w:t xml:space="preserve">for the </w:t>
      </w:r>
      <w:r w:rsidR="008D01E7">
        <w:rPr>
          <w:sz w:val="24"/>
          <w:szCs w:val="24"/>
        </w:rPr>
        <w:t xml:space="preserve">year as a measure of extreme streamflow. </w:t>
      </w:r>
    </w:p>
    <w:p w14:paraId="3960AB2D" w14:textId="2009489E" w:rsidR="00565275" w:rsidRPr="002E451B" w:rsidRDefault="008D01E7" w:rsidP="00565275">
      <w:pPr>
        <w:spacing w:before="240" w:after="240"/>
        <w:ind w:firstLine="720"/>
        <w:rPr>
          <w:sz w:val="24"/>
          <w:szCs w:val="24"/>
        </w:rPr>
      </w:pPr>
      <w:r w:rsidRPr="002E451B">
        <w:rPr>
          <w:sz w:val="24"/>
          <w:szCs w:val="24"/>
        </w:rPr>
        <w:t xml:space="preserve">The </w:t>
      </w:r>
      <w:r w:rsidR="0011547D" w:rsidRPr="002E451B">
        <w:rPr>
          <w:sz w:val="24"/>
          <w:szCs w:val="24"/>
        </w:rPr>
        <w:t>Nino 3.4</w:t>
      </w:r>
      <w:r w:rsidR="008F582A" w:rsidRPr="002E451B">
        <w:rPr>
          <w:sz w:val="24"/>
          <w:szCs w:val="24"/>
        </w:rPr>
        <w:t xml:space="preserve"> SST index,</w:t>
      </w:r>
      <w:r w:rsidR="0011547D" w:rsidRPr="002E451B">
        <w:rPr>
          <w:sz w:val="24"/>
          <w:szCs w:val="24"/>
        </w:rPr>
        <w:t xml:space="preserve"> used as an indicator of the </w:t>
      </w:r>
      <w:r w:rsidRPr="002E451B">
        <w:rPr>
          <w:sz w:val="24"/>
          <w:szCs w:val="24"/>
        </w:rPr>
        <w:t xml:space="preserve">ENSO </w:t>
      </w:r>
      <w:r w:rsidR="0011547D" w:rsidRPr="002E451B">
        <w:rPr>
          <w:sz w:val="24"/>
          <w:szCs w:val="24"/>
        </w:rPr>
        <w:t>phenomena</w:t>
      </w:r>
      <w:r w:rsidR="008F582A" w:rsidRPr="002E451B">
        <w:rPr>
          <w:sz w:val="24"/>
          <w:szCs w:val="24"/>
        </w:rPr>
        <w:t>, is computed from HadISST1</w:t>
      </w:r>
      <w:r w:rsidR="008F582A" w:rsidRPr="002E451B">
        <w:rPr>
          <w:sz w:val="24"/>
          <w:szCs w:val="24"/>
        </w:rPr>
        <w:fldChar w:fldCharType="begin"/>
      </w:r>
      <w:r w:rsidR="008F582A" w:rsidRPr="002E451B">
        <w:rPr>
          <w:sz w:val="24"/>
          <w:szCs w:val="24"/>
        </w:rPr>
        <w:instrText xml:space="preserve"> ADDIN ZOTERO_ITEM CSL_CITATION {"citationID":"nOIc890J","properties":{"formattedCitation":"(Rayner et al., 2003)","plainCitation":"(Rayner et al., 2003)","noteIndex":0},"citationItems":[{"id":911,"uris":["http://zotero.org/users/4874514/items/KIYENQRT"],"uri":["http://zotero.org/users/4874514/items/KIYENQRT"],"itemData":{"id":911,"type":"article-journal","title":"Global analyses of sea surface temperature, sea ice, and night marine air temperature since the late nineteenth century","container-title":"Journal of Geophysical Research: Atmospheres","volume":"108","issue":"D14","source":"Wiley Online Library","abstract":"We present the Met Office Hadley Centre's sea ice and sea surface temperature (SST) data set, HadISST1, and the nighttime marine air temperature (NMAT) data set, HadMAT1. HadISST1 replaces the global sea ice and sea surface temperature (GISST) data sets and is a unique combination of monthly globally complete fields of SST and sea ice concentration on a 1° latitude-longitude grid from 1871. The companion HadMAT1 runs monthly from 1856 on a 5° latitude-longitude grid and incorporates new corrections for the effect on NMAT of increasing deck (and hence measurement) heights. HadISST1 and HadMAT1 temperatures are reconstructed using a two-stage reduced-space optimal interpolation procedure, followed by superposition of quality-improved gridded observations onto the reconstructions to restore local detail. The sea ice fields are made more homogeneous by compensating satellite microwave-based sea ice concentrations for the impact of surface melt effects on retrievals in the Arctic and for algorithm deficiencies in the Antarctic and by making the historical in situ concentrations consistent with the satellite data. SSTs near sea ice are estimated using statistical relationships between SST and sea ice concentration. HadISST1 compares well with other published analyses, capturing trends in global, hemispheric, and regional SST well, containing SST fields with more uniform variance through time and better month-to-month persistence than those in GISST. HadMAT1 is more consistent with SST and with collocated land surface air temperatures than previous NMAT data sets.","URL":"https://agupubs.onlinelibrary.wiley.com/doi/abs/10.1029/2002JD002670","DOI":"10.1029/2002JD002670","ISSN":"2156-2202","language":"en","author":[{"family":"Rayner","given":"N. A."},{"family":"Parker","given":"D. E."},{"family":"Horton","given":"E. B."},{"family":"Folland","given":"C. K."},{"family":"Alexander","given":"L. V."},{"family":"Rowell","given":"D. P."},{"family":"Kent","given":"E. C."},{"family":"Kaplan","given":"A."}],"issued":{"date-parts":[["2003"]]},"accessed":{"date-parts":[["2019",11,3]]}}}],"schema":"https://github.com/citation-style-language/schema/raw/master/csl-citation.json"} </w:instrText>
      </w:r>
      <w:r w:rsidR="008F582A" w:rsidRPr="002E451B">
        <w:rPr>
          <w:sz w:val="24"/>
          <w:szCs w:val="24"/>
        </w:rPr>
        <w:fldChar w:fldCharType="separate"/>
      </w:r>
      <w:r w:rsidR="008F582A" w:rsidRPr="002E451B">
        <w:rPr>
          <w:sz w:val="24"/>
          <w:szCs w:val="24"/>
        </w:rPr>
        <w:t>(Rayner et al., 2003)</w:t>
      </w:r>
      <w:r w:rsidR="008F582A" w:rsidRPr="002E451B">
        <w:rPr>
          <w:sz w:val="24"/>
          <w:szCs w:val="24"/>
        </w:rPr>
        <w:fldChar w:fldCharType="end"/>
      </w:r>
      <w:r w:rsidR="008F582A" w:rsidRPr="002E451B">
        <w:rPr>
          <w:sz w:val="24"/>
          <w:szCs w:val="24"/>
        </w:rPr>
        <w:t xml:space="preserve">. The monthly index is available </w:t>
      </w:r>
      <w:r w:rsidR="00D920B9" w:rsidRPr="002E451B">
        <w:rPr>
          <w:sz w:val="24"/>
          <w:szCs w:val="24"/>
        </w:rPr>
        <w:t>at</w:t>
      </w:r>
      <w:r w:rsidR="008F582A" w:rsidRPr="002E451B">
        <w:rPr>
          <w:sz w:val="24"/>
          <w:szCs w:val="24"/>
        </w:rPr>
        <w:t xml:space="preserve"> the NOAA Physical Sciences Division </w:t>
      </w:r>
      <w:r w:rsidR="00D920B9" w:rsidRPr="002E451B">
        <w:rPr>
          <w:sz w:val="24"/>
          <w:szCs w:val="24"/>
        </w:rPr>
        <w:t xml:space="preserve">website </w:t>
      </w:r>
      <w:r w:rsidR="008F582A" w:rsidRPr="002E451B">
        <w:rPr>
          <w:sz w:val="24"/>
          <w:szCs w:val="24"/>
        </w:rPr>
        <w:t>(</w:t>
      </w:r>
      <w:hyperlink r:id="rId11" w:history="1">
        <w:r w:rsidR="008F582A" w:rsidRPr="002E451B">
          <w:rPr>
            <w:rStyle w:val="Hyperlink"/>
            <w:sz w:val="24"/>
            <w:szCs w:val="24"/>
          </w:rPr>
          <w:t>https://www.esrl.noaa.gov/psd/gcos_wgsp/Timeseries/Nino34/</w:t>
        </w:r>
      </w:hyperlink>
      <w:r w:rsidR="008F582A" w:rsidRPr="002E451B">
        <w:rPr>
          <w:sz w:val="24"/>
          <w:szCs w:val="24"/>
        </w:rPr>
        <w:t>). Monthly anomalies of PDO, computed as the first principal component of the Northern Pacific SST</w:t>
      </w:r>
      <w:r w:rsidR="00F67A89" w:rsidRPr="002E451B">
        <w:rPr>
          <w:sz w:val="24"/>
          <w:szCs w:val="24"/>
        </w:rPr>
        <w:fldChar w:fldCharType="begin"/>
      </w:r>
      <w:r w:rsidR="00F67A89" w:rsidRPr="002E451B">
        <w:rPr>
          <w:sz w:val="24"/>
          <w:szCs w:val="24"/>
        </w:rPr>
        <w:instrText xml:space="preserve"> ADDIN ZOTERO_ITEM CSL_CITATION {"citationID":"dwSmdYXU","properties":{"formattedCitation":"(Mantua, Hare, Zhang, Wallace, &amp; Francis, 1997; Zhang, Wallace, &amp; Battisti, 1997)","plainCitation":"(Mantua, Hare, Zhang, Wallace, &amp; Francis, 1997; Zhang, Wallace, &amp; Battisti, 1997)","noteIndex":0},"citationItems":[{"id":904,"uris":["http://zotero.org/users/4874514/items/QTR8HTJH"],"uri":["http://zotero.org/users/4874514/items/QTR8HTJH"],"itemData":{"id":904,"type":"article-journal","title":"A Pacific Interdecadal Climate Oscillation with Impacts on Salmon Production*","container-title":"Bulletin of the American Meteorological Society","page":"1069-1080","volume":"78","issue":"6","source":"journals.ametsoc.org (Atypon)","abstract":"Evidence gleaned from the instrumental record of climate data identifies a robust, recurring pattern of ocean–atmosphere climate variability centered over the midlatitude North Pacific basin. Over the past century, the amplitude of this climate pattern has varied irregularly at interannual-to-interdecadal timescales. There is evidence of reversals in the prevailing polarity of the oscillation occurring around 1925, 1947, and 1977; the last two reversals correspond to dramatic shifts in salmon production regimes in the North Pacific Ocean. This climate pattern also affects coastal sea and continental surface air temperatures, as well as streamflow in major west coast river systems, from Alaska to California.","DOI":"10.1175/1520-0477(1997)078&lt;1069:APICOW&gt;2.0.CO;2","ISSN":"0003-0007","journalAbbreviation":"Bull. Amer. Meteor. Soc.","author":[{"family":"Mantua","given":"Nathan J."},{"family":"Hare","given":"Steven R."},{"family":"Zhang","given":"Yuan"},{"family":"Wallace","given":"John M."},{"family":"Francis","given":"Robert C."}],"issued":{"date-parts":[["1997",6,1]]}}},{"id":901,"uris":["http://zotero.org/users/4874514/items/M5LTSQCU"],"uri":["http://zotero.org/users/4874514/items/M5LTSQCU"],"itemData":{"id":901,"type":"article-journal","title":"ENSO-like Interdecadal Variability: 1900–93","container-title":"Journal of Climate","page":"1004-1020","volume":"10","issue":"5","source":"journals.ametsoc.org (Atypon)","abstract":"A number of recent studies have reported an ENSO-like EOF mode in the global sea surface temperature (SST) field, whose time variability is marked by an abrupt change toward a warmer tropical eastern Pacific and a colder extratropical central North Pacific in 1976–77. The present study compares this pattern with the structure of the interannual variability associated with the ENSO cycle and documents its time history back to 1900. The analysis is primarily based on the leading EOFs of the SST anomaly and “anomaly deviation” fields in various domains and the associated expansion coefficient (or principal component) time series, which are used to construct global regression maps of SST, sea level pressure (SLP), and a number of related variables. The use of “anomaly deviations” (i.e., departures of local SST anomalies from the concurrent global-mean SST anomaly) reduces the influence of global-mean SST trends upon the structure of the EOFs and their expansion coefficient time series. An important auxiliary time series used in this study is a “Southern Oscillation index” based on marine surface observations. By means of several different analysis techniques, the time variability of the leading EOF of the global SST field is separated into two components: one identified with the “ENSO cycle-related” variability on the interannual timescale, and the other a linearly independent “residual” comprising all the interdecadal variability in the record. The two components exhibit rather similar spatial signatures in the global SST, SLP, and wind stress fields. The SST signature in the residual variability is less equatorially confined in the eastern Pacific and it is relatively more prominent over the extratropical North Pacific. The corresponding SLP signature is also stronger over the extratropical North Pacific, and its counterpart in the cold season 500-mb height field more closely resembles the PNA pattern. The amplitude time series of the ENSO-like pattern in the residual variability reflects the above-mentioned shift in 1976–77, as well as a number of other prominent features, including a shift of opposite polarity during the 1940s.","DOI":"10.1175/1520-0442(1997)010&lt;1004:ELIV&gt;2.0.CO;2","ISSN":"0894-8755","title-short":"ENSO-like Interdecadal Variability","journalAbbreviation":"J. Climate","author":[{"family":"Zhang","given":"Yuan"},{"family":"Wallace","given":"John M."},{"family":"Battisti","given":"David S."}],"issued":{"date-parts":[["1997",5,1]]}}}],"schema":"https://github.com/citation-style-language/schema/raw/master/csl-citation.json"} </w:instrText>
      </w:r>
      <w:r w:rsidR="00F67A89" w:rsidRPr="002E451B">
        <w:rPr>
          <w:sz w:val="24"/>
          <w:szCs w:val="24"/>
        </w:rPr>
        <w:fldChar w:fldCharType="separate"/>
      </w:r>
      <w:r w:rsidR="00F67A89" w:rsidRPr="002E451B">
        <w:rPr>
          <w:sz w:val="24"/>
          <w:szCs w:val="24"/>
        </w:rPr>
        <w:t>(Mantua, Hare, Zhang, Wallace, &amp; Francis, 1997; Zhang, Wallace, &amp; Battisti, 1997)</w:t>
      </w:r>
      <w:r w:rsidR="00F67A89" w:rsidRPr="002E451B">
        <w:rPr>
          <w:sz w:val="24"/>
          <w:szCs w:val="24"/>
        </w:rPr>
        <w:fldChar w:fldCharType="end"/>
      </w:r>
      <w:r w:rsidR="00F67A89" w:rsidRPr="002E451B">
        <w:rPr>
          <w:sz w:val="24"/>
          <w:szCs w:val="24"/>
        </w:rPr>
        <w:t xml:space="preserve">, </w:t>
      </w:r>
      <w:r w:rsidR="008F582A" w:rsidRPr="002E451B">
        <w:rPr>
          <w:sz w:val="24"/>
          <w:szCs w:val="24"/>
        </w:rPr>
        <w:t>are taken from NOAA ERSSTv5(Information (NCEI), n.d.)</w:t>
      </w:r>
      <w:r w:rsidR="00F67A89" w:rsidRPr="002E451B">
        <w:rPr>
          <w:sz w:val="24"/>
          <w:szCs w:val="24"/>
        </w:rPr>
        <w:t xml:space="preserve">. Unlike ENSO and PSO, </w:t>
      </w:r>
      <w:r w:rsidRPr="002E451B">
        <w:rPr>
          <w:sz w:val="24"/>
          <w:szCs w:val="24"/>
        </w:rPr>
        <w:t xml:space="preserve">NAO </w:t>
      </w:r>
      <w:r w:rsidR="00F67A89" w:rsidRPr="002E451B">
        <w:rPr>
          <w:sz w:val="24"/>
          <w:szCs w:val="24"/>
        </w:rPr>
        <w:t xml:space="preserve">anomaly </w:t>
      </w:r>
      <w:r w:rsidRPr="002E451B">
        <w:rPr>
          <w:sz w:val="24"/>
          <w:szCs w:val="24"/>
        </w:rPr>
        <w:t xml:space="preserve">data was computed as the </w:t>
      </w:r>
      <w:r w:rsidR="00F67A89" w:rsidRPr="002E451B">
        <w:rPr>
          <w:sz w:val="24"/>
          <w:szCs w:val="24"/>
        </w:rPr>
        <w:t xml:space="preserve">normalized </w:t>
      </w:r>
      <w:r w:rsidRPr="002E451B">
        <w:rPr>
          <w:sz w:val="24"/>
          <w:szCs w:val="24"/>
        </w:rPr>
        <w:t xml:space="preserve">pressure difference between Gibraltar and </w:t>
      </w:r>
      <w:r w:rsidR="00C40FD5" w:rsidRPr="002E451B">
        <w:rPr>
          <w:sz w:val="24"/>
          <w:szCs w:val="24"/>
        </w:rPr>
        <w:t>Iceland</w:t>
      </w:r>
      <w:r w:rsidR="00F67A89" w:rsidRPr="002E451B">
        <w:rPr>
          <w:sz w:val="24"/>
          <w:szCs w:val="24"/>
        </w:rPr>
        <w:fldChar w:fldCharType="begin"/>
      </w:r>
      <w:r w:rsidR="00F67A89" w:rsidRPr="002E451B">
        <w:rPr>
          <w:sz w:val="24"/>
          <w:szCs w:val="24"/>
        </w:rPr>
        <w:instrText xml:space="preserve"> ADDIN ZOTERO_ITEM CSL_CITATION {"citationID":"nmB2evr7","properties":{"formattedCitation":"(Jones, Jonsson, &amp; Wheeler, 1997)","plainCitation":"(Jones, Jonsson, &amp; Wheeler, 1997)","noteIndex":0},"citationItems":[{"id":555,"uris":["http://zotero.org/users/4874514/items/8PW9ES87"],"uri":["http://zotero.org/users/4874514/items/8PW9ES87"],"itemData":{"id":555,"type":"article-journal","title":"Extension to the North Atlantic oscillation using early instrumental pressure observations from Gibraltar and south-west Iceland","container-title":"International Journal of Climatology","page":"1433-1450","volume":"17","issue":"13","source":"Crossref","DOI":"10.1002/(SICI)1097-0088(19971115)17:13&lt;1433::AID-JOC203&gt;3.0.CO;2-P","ISSN":"08998418, 10970088","language":"en","author":[{"family":"Jones","given":"P. D."},{"family":"Jonsson","given":"T."},{"family":"Wheeler","given":"D."}],"issued":{"date-parts":[["1997",11,15]]}}}],"schema":"https://github.com/citation-style-language/schema/raw/master/csl-citation.json"} </w:instrText>
      </w:r>
      <w:r w:rsidR="00F67A89" w:rsidRPr="002E451B">
        <w:rPr>
          <w:sz w:val="24"/>
          <w:szCs w:val="24"/>
        </w:rPr>
        <w:fldChar w:fldCharType="separate"/>
      </w:r>
      <w:r w:rsidR="00F67A89" w:rsidRPr="002E451B">
        <w:rPr>
          <w:sz w:val="24"/>
          <w:szCs w:val="24"/>
        </w:rPr>
        <w:t>(Jones, Jonsson, &amp; Wheeler, 1997)</w:t>
      </w:r>
      <w:r w:rsidR="00F67A89" w:rsidRPr="002E451B">
        <w:rPr>
          <w:sz w:val="24"/>
          <w:szCs w:val="24"/>
        </w:rPr>
        <w:fldChar w:fldCharType="end"/>
      </w:r>
      <w:r w:rsidR="00C40FD5" w:rsidRPr="002E451B">
        <w:rPr>
          <w:sz w:val="24"/>
          <w:szCs w:val="24"/>
        </w:rPr>
        <w:t xml:space="preserve"> </w:t>
      </w:r>
      <w:r w:rsidR="00F67A89" w:rsidRPr="002E451B">
        <w:rPr>
          <w:sz w:val="24"/>
          <w:szCs w:val="24"/>
        </w:rPr>
        <w:t>and is available from the Climate Research Unit (</w:t>
      </w:r>
      <w:hyperlink r:id="rId12" w:history="1">
        <w:r w:rsidR="00F67A89" w:rsidRPr="002E451B">
          <w:rPr>
            <w:rStyle w:val="Hyperlink"/>
            <w:sz w:val="24"/>
            <w:szCs w:val="24"/>
          </w:rPr>
          <w:t>https://crudata.uea.ac.uk/cru/data/nao/</w:t>
        </w:r>
      </w:hyperlink>
      <w:r w:rsidR="00F67A89" w:rsidRPr="002E451B">
        <w:rPr>
          <w:sz w:val="24"/>
          <w:szCs w:val="24"/>
        </w:rPr>
        <w:t>).The KNMI Climate Explorer</w:t>
      </w:r>
      <w:r w:rsidR="00565275" w:rsidRPr="002E451B">
        <w:rPr>
          <w:sz w:val="24"/>
          <w:szCs w:val="24"/>
        </w:rPr>
        <w:t xml:space="preserve"> </w:t>
      </w:r>
      <w:r w:rsidR="00F67A89" w:rsidRPr="002E451B">
        <w:rPr>
          <w:sz w:val="24"/>
          <w:szCs w:val="24"/>
        </w:rPr>
        <w:t>(</w:t>
      </w:r>
      <w:hyperlink r:id="rId13" w:history="1">
        <w:r w:rsidR="00F67A89" w:rsidRPr="002E451B">
          <w:rPr>
            <w:rStyle w:val="Hyperlink"/>
            <w:sz w:val="24"/>
            <w:szCs w:val="24"/>
          </w:rPr>
          <w:t>https://climexp.knmi.nl/start.cgi</w:t>
        </w:r>
      </w:hyperlink>
      <w:r w:rsidR="00F67A89" w:rsidRPr="002E451B">
        <w:rPr>
          <w:sz w:val="24"/>
          <w:szCs w:val="24"/>
        </w:rPr>
        <w:t xml:space="preserve">) provides a good user interface to extract monthly climate indices from their original sources and was used as the data source, with the original sources listed above.  </w:t>
      </w:r>
    </w:p>
    <w:p w14:paraId="4B15C227" w14:textId="3CF95196" w:rsidR="00565275" w:rsidRPr="002E451B" w:rsidRDefault="008D01E7" w:rsidP="00F67A89">
      <w:pPr>
        <w:spacing w:before="240" w:after="240"/>
        <w:ind w:firstLine="720"/>
        <w:rPr>
          <w:sz w:val="24"/>
          <w:szCs w:val="24"/>
        </w:rPr>
      </w:pPr>
      <w:r w:rsidRPr="002E451B">
        <w:rPr>
          <w:sz w:val="24"/>
          <w:szCs w:val="24"/>
        </w:rPr>
        <w:t>The ind</w:t>
      </w:r>
      <w:r w:rsidR="00565275" w:rsidRPr="002E451B">
        <w:rPr>
          <w:sz w:val="24"/>
          <w:szCs w:val="24"/>
        </w:rPr>
        <w:t>ices were converted from monthly to annual scale by computing the mean Feb-March-April values, late winter-early spring period in the ORB, with maximum occurrences</w:t>
      </w:r>
      <w:r w:rsidR="005009CC" w:rsidRPr="002E451B">
        <w:rPr>
          <w:sz w:val="24"/>
          <w:szCs w:val="24"/>
        </w:rPr>
        <w:t>(~50%)</w:t>
      </w:r>
      <w:r w:rsidR="00565275" w:rsidRPr="002E451B">
        <w:rPr>
          <w:sz w:val="24"/>
          <w:szCs w:val="24"/>
        </w:rPr>
        <w:t xml:space="preserve"> of extreme streamflow events.</w:t>
      </w:r>
      <w:r w:rsidRPr="002E451B">
        <w:rPr>
          <w:sz w:val="24"/>
          <w:szCs w:val="24"/>
        </w:rPr>
        <w:t xml:space="preserve"> The interaction</w:t>
      </w:r>
      <w:r w:rsidR="005009CC" w:rsidRPr="002E451B">
        <w:rPr>
          <w:sz w:val="24"/>
          <w:szCs w:val="24"/>
        </w:rPr>
        <w:t xml:space="preserve"> between </w:t>
      </w:r>
      <w:r w:rsidR="00A71BD9" w:rsidRPr="002E451B">
        <w:rPr>
          <w:sz w:val="24"/>
          <w:szCs w:val="24"/>
        </w:rPr>
        <w:t xml:space="preserve">two indices </w:t>
      </w:r>
      <m:oMath>
        <m:r>
          <w:rPr>
            <w:rFonts w:ascii="Cambria Math" w:hAnsi="Cambria Math"/>
            <w:sz w:val="24"/>
            <w:szCs w:val="24"/>
          </w:rPr>
          <m:t>x</m:t>
        </m:r>
      </m:oMath>
      <w:r w:rsidR="00A71BD9" w:rsidRPr="002E451B">
        <w:rPr>
          <w:sz w:val="24"/>
          <w:szCs w:val="24"/>
        </w:rPr>
        <w:t xml:space="preserve"> and </w:t>
      </w:r>
      <m:oMath>
        <m:r>
          <w:rPr>
            <w:rFonts w:ascii="Cambria Math" w:hAnsi="Cambria Math"/>
            <w:sz w:val="24"/>
            <w:szCs w:val="24"/>
          </w:rPr>
          <m:t>y</m:t>
        </m:r>
      </m:oMath>
      <w:r w:rsidR="00A71BD9" w:rsidRPr="002E451B">
        <w:rPr>
          <w:sz w:val="24"/>
          <w:szCs w:val="24"/>
        </w:rPr>
        <w:t xml:space="preserve"> </w:t>
      </w:r>
      <w:r w:rsidRPr="002E451B">
        <w:rPr>
          <w:sz w:val="24"/>
          <w:szCs w:val="24"/>
        </w:rPr>
        <w:t>w</w:t>
      </w:r>
      <w:r w:rsidR="00A71BD9" w:rsidRPr="002E451B">
        <w:rPr>
          <w:sz w:val="24"/>
          <w:szCs w:val="24"/>
        </w:rPr>
        <w:t>as</w:t>
      </w:r>
      <w:r w:rsidRPr="002E451B">
        <w:rPr>
          <w:sz w:val="24"/>
          <w:szCs w:val="24"/>
        </w:rPr>
        <w:t xml:space="preserve"> computed </w:t>
      </w:r>
      <w:r w:rsidR="00565275" w:rsidRPr="002E451B">
        <w:rPr>
          <w:sz w:val="24"/>
          <w:szCs w:val="24"/>
        </w:rPr>
        <w:t>as shown in (1)</w:t>
      </w:r>
      <w:r w:rsidRPr="002E451B">
        <w:rPr>
          <w:sz w:val="24"/>
          <w:szCs w:val="24"/>
        </w:rPr>
        <w:t>.</w:t>
      </w:r>
      <w:r w:rsidR="00565275" w:rsidRPr="002E451B">
        <w:rPr>
          <w:sz w:val="24"/>
          <w:szCs w:val="24"/>
        </w:rPr>
        <w:t xml:space="preserve"> </w:t>
      </w:r>
    </w:p>
    <w:tbl>
      <w:tblPr>
        <w:tblStyle w:val="PlainTable4"/>
        <w:tblW w:w="0" w:type="auto"/>
        <w:tblLook w:val="04A0" w:firstRow="1" w:lastRow="0" w:firstColumn="1" w:lastColumn="0" w:noHBand="0" w:noVBand="1"/>
      </w:tblPr>
      <w:tblGrid>
        <w:gridCol w:w="265"/>
        <w:gridCol w:w="8550"/>
        <w:gridCol w:w="535"/>
      </w:tblGrid>
      <w:tr w:rsidR="00565275" w14:paraId="60B367BE" w14:textId="77777777" w:rsidTr="005652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 w:type="dxa"/>
          </w:tcPr>
          <w:p w14:paraId="7D11B818" w14:textId="77777777" w:rsidR="00565275" w:rsidRDefault="00565275" w:rsidP="00F67A89">
            <w:pPr>
              <w:spacing w:before="240" w:after="240"/>
              <w:rPr>
                <w:sz w:val="24"/>
                <w:szCs w:val="24"/>
              </w:rPr>
            </w:pPr>
          </w:p>
        </w:tc>
        <w:tc>
          <w:tcPr>
            <w:tcW w:w="8550" w:type="dxa"/>
          </w:tcPr>
          <w:p w14:paraId="2BD06383" w14:textId="6C3109E4" w:rsidR="00565275" w:rsidRDefault="00565275" w:rsidP="00F67A89">
            <w:pPr>
              <w:spacing w:before="240" w:after="240"/>
              <w:cnfStyle w:val="100000000000" w:firstRow="1" w:lastRow="0" w:firstColumn="0" w:lastColumn="0" w:oddVBand="0" w:evenVBand="0" w:oddHBand="0" w:evenHBand="0" w:firstRowFirstColumn="0" w:firstRowLastColumn="0" w:lastRowFirstColumn="0" w:lastRowLastColumn="0"/>
              <w:rPr>
                <w:sz w:val="24"/>
                <w:szCs w:val="24"/>
              </w:rPr>
            </w:pPr>
            <m:oMathPara>
              <m:oMath>
                <m:r>
                  <m:rPr>
                    <m:sty m:val="bi"/>
                  </m:rPr>
                  <w:rPr>
                    <w:rFonts w:ascii="Cambria Math" w:hAnsi="Cambria Math"/>
                    <w:sz w:val="24"/>
                    <w:szCs w:val="24"/>
                  </w:rPr>
                  <m:t xml:space="preserve">Interaction between x*y= </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sz w:val="24"/>
                            <w:szCs w:val="24"/>
                          </w:rPr>
                          <m:t>µ</m:t>
                        </m:r>
                      </m:e>
                      <m:sub>
                        <m:r>
                          <m:rPr>
                            <m:sty m:val="bi"/>
                          </m:rPr>
                          <w:rPr>
                            <w:rFonts w:ascii="Cambria Math" w:hAnsi="Cambria Math"/>
                            <w:sz w:val="24"/>
                            <w:szCs w:val="24"/>
                          </w:rPr>
                          <m:t>x</m:t>
                        </m:r>
                      </m:sub>
                    </m:sSub>
                  </m:e>
                </m:d>
                <m:r>
                  <m:rPr>
                    <m:sty m:val="bi"/>
                  </m:rPr>
                  <w:rPr>
                    <w:rFonts w:ascii="Cambria Math" w:hAnsi="Cambria Math"/>
                    <w:sz w:val="24"/>
                    <w:szCs w:val="24"/>
                  </w:rPr>
                  <m:t xml:space="preserve"> ×</m:t>
                </m:r>
                <m:d>
                  <m:dPr>
                    <m:ctrlPr>
                      <w:rPr>
                        <w:rFonts w:ascii="Cambria Math" w:hAnsi="Cambria Math"/>
                        <w:i/>
                        <w:sz w:val="24"/>
                        <w:szCs w:val="24"/>
                      </w:rPr>
                    </m:ctrlPr>
                  </m:dPr>
                  <m:e>
                    <m:sSub>
                      <m:sSubPr>
                        <m:ctrlPr>
                          <w:rPr>
                            <w:rFonts w:ascii="Cambria Math" w:hAnsi="Cambria Math"/>
                            <w:i/>
                            <w:sz w:val="24"/>
                            <w:szCs w:val="24"/>
                          </w:rPr>
                        </m:ctrlPr>
                      </m:sSubPr>
                      <m:e>
                        <m:r>
                          <m:rPr>
                            <m:sty m:val="bi"/>
                          </m:rPr>
                          <w:rPr>
                            <w:rFonts w:ascii="Cambria Math" w:hAnsi="Cambria Math"/>
                            <w:sz w:val="24"/>
                            <w:szCs w:val="24"/>
                          </w:rPr>
                          <m:t>y</m:t>
                        </m:r>
                      </m:e>
                      <m:sub>
                        <m:r>
                          <m:rPr>
                            <m:sty m:val="bi"/>
                          </m:rPr>
                          <w:rPr>
                            <w:rFonts w:ascii="Cambria Math" w:hAnsi="Cambria Math"/>
                            <w:sz w:val="24"/>
                            <w:szCs w:val="24"/>
                          </w:rPr>
                          <m:t>i</m:t>
                        </m:r>
                      </m:sub>
                    </m:sSub>
                    <m:r>
                      <m:rPr>
                        <m:sty m:val="bi"/>
                      </m:rPr>
                      <w:rPr>
                        <w:rFonts w:ascii="Cambria Math" w:hAnsi="Cambria Math"/>
                        <w:sz w:val="24"/>
                        <w:szCs w:val="24"/>
                      </w:rPr>
                      <m:t xml:space="preserve">- </m:t>
                    </m:r>
                    <m:sSub>
                      <m:sSubPr>
                        <m:ctrlPr>
                          <w:rPr>
                            <w:rFonts w:ascii="Cambria Math" w:hAnsi="Cambria Math"/>
                            <w:i/>
                            <w:sz w:val="24"/>
                            <w:szCs w:val="24"/>
                          </w:rPr>
                        </m:ctrlPr>
                      </m:sSubPr>
                      <m:e>
                        <m:r>
                          <m:rPr>
                            <m:sty m:val="bi"/>
                          </m:rPr>
                          <w:rPr>
                            <w:rFonts w:ascii="Cambria Math" w:hAnsi="Cambria Math"/>
                            <w:sz w:val="24"/>
                            <w:szCs w:val="24"/>
                          </w:rPr>
                          <m:t>µ</m:t>
                        </m:r>
                      </m:e>
                      <m:sub>
                        <m:r>
                          <m:rPr>
                            <m:sty m:val="bi"/>
                          </m:rPr>
                          <w:rPr>
                            <w:rFonts w:ascii="Cambria Math" w:hAnsi="Cambria Math"/>
                            <w:sz w:val="24"/>
                            <w:szCs w:val="24"/>
                          </w:rPr>
                          <m:t>y</m:t>
                        </m:r>
                      </m:sub>
                    </m:sSub>
                  </m:e>
                </m:d>
              </m:oMath>
            </m:oMathPara>
          </w:p>
        </w:tc>
        <w:tc>
          <w:tcPr>
            <w:tcW w:w="535" w:type="dxa"/>
          </w:tcPr>
          <w:p w14:paraId="7486568D" w14:textId="69B5DB04" w:rsidR="00565275" w:rsidRDefault="00565275" w:rsidP="00F67A89">
            <w:pPr>
              <w:spacing w:before="240" w:after="24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(1)</w:t>
            </w:r>
          </w:p>
        </w:tc>
      </w:tr>
    </w:tbl>
    <w:p w14:paraId="40A175FB" w14:textId="719A64B1" w:rsidR="0011525D" w:rsidRDefault="008D01E7" w:rsidP="002E451B">
      <w:pPr>
        <w:spacing w:before="240" w:after="240"/>
        <w:rPr>
          <w:sz w:val="24"/>
          <w:szCs w:val="24"/>
        </w:rPr>
      </w:pPr>
      <w:r>
        <w:rPr>
          <w:sz w:val="24"/>
          <w:szCs w:val="24"/>
        </w:rPr>
        <w:t xml:space="preserve"> </w:t>
      </w:r>
    </w:p>
    <w:p w14:paraId="0D37F029" w14:textId="77777777" w:rsidR="0011525D" w:rsidRDefault="008D01E7">
      <w:pPr>
        <w:spacing w:before="240" w:after="240"/>
        <w:rPr>
          <w:sz w:val="16"/>
          <w:szCs w:val="16"/>
        </w:rPr>
      </w:pPr>
      <w:r>
        <w:rPr>
          <w:sz w:val="28"/>
          <w:szCs w:val="28"/>
          <w:u w:val="single"/>
        </w:rPr>
        <w:t>Methods</w:t>
      </w:r>
    </w:p>
    <w:p w14:paraId="14168D6C" w14:textId="3FA3289C" w:rsidR="00397E87" w:rsidRDefault="008D01E7">
      <w:pPr>
        <w:spacing w:before="240" w:after="240"/>
        <w:rPr>
          <w:sz w:val="24"/>
          <w:szCs w:val="24"/>
        </w:rPr>
      </w:pPr>
      <w:r>
        <w:rPr>
          <w:sz w:val="24"/>
          <w:szCs w:val="24"/>
        </w:rPr>
        <w:t xml:space="preserve">        </w:t>
      </w:r>
      <w:r>
        <w:rPr>
          <w:sz w:val="24"/>
          <w:szCs w:val="24"/>
        </w:rPr>
        <w:tab/>
      </w:r>
      <w:r w:rsidR="008E5E22">
        <w:rPr>
          <w:sz w:val="24"/>
          <w:szCs w:val="24"/>
        </w:rPr>
        <w:t xml:space="preserve">We consider a dual strategy for the diagnosis and subsequent modeling of the multi-site low frequency variations in annual maximum streamflow across the Ohio River Basin. </w:t>
      </w:r>
      <w:r w:rsidR="00856B93">
        <w:rPr>
          <w:sz w:val="24"/>
          <w:szCs w:val="24"/>
        </w:rPr>
        <w:t xml:space="preserve">From a regional perspective, one can anticipate, that the time series at all sites may be modulated at the same frequencies if they are influenced by larger scale climate oscillations that have marked quasi-periodic variability. </w:t>
      </w:r>
      <w:r w:rsidR="001F02D4">
        <w:rPr>
          <w:sz w:val="24"/>
          <w:szCs w:val="24"/>
        </w:rPr>
        <w:t>Such a common large scale driver may also induce a spatial correlation structure in the annual maximum flow series across the sites, even if the annual maximum flows do not occur simultaneously across all the sites in each year. Rather, especially in this region, we note that all the larger annual maximum floods occur in the same season, and often correspond to recurrent synoptic waves of incoming atmospheric moisture every 4-7 days</w:t>
      </w:r>
      <w:r w:rsidR="000155FA">
        <w:rPr>
          <w:sz w:val="24"/>
          <w:szCs w:val="24"/>
        </w:rPr>
        <w:t xml:space="preserve"> </w:t>
      </w:r>
      <w:r w:rsidR="002E451B">
        <w:rPr>
          <w:sz w:val="24"/>
          <w:szCs w:val="24"/>
        </w:rPr>
        <w:fldChar w:fldCharType="begin"/>
      </w:r>
      <w:r w:rsidR="000155FA">
        <w:rPr>
          <w:sz w:val="24"/>
          <w:szCs w:val="24"/>
        </w:rPr>
        <w:instrText xml:space="preserve"> ADDIN ZOTERO_ITEM CSL_CITATION {"citationID":"QU8Or6Gg","properties":{"formattedCitation":"(A. Robertson, Jennifer Nakamura, Kushnir, &amp; Lall, 2015; Nakamura et al., 2013)","plainCitation":"(A. Robertson, Jennifer Nakamura, Kushnir, &amp; Lall, 2015; Nakamura et al., 2013)","noteIndex":0},"citationItems":[{"id":918,"uris":["http://zotero.org/users/4874514/items/BYPLQGYS"],"uri":["http://zotero.org/users/4874514/items/BYPLQGYS"],"itemData":{"id":918,"type":"article-journal","title":"Weather and climate drivers of extreme flooding events over the midwest of the United States","collection-title":"Extreme Events: Observations, Modeling and Economics","page":"113-124","author":[{"literal":"A. Robertson"},{"literal":"Jennifer Nakamura"},{"family":"Kushnir","given":"Yochanan"},{"family":"Lall","given":"Upmanu"}],"issued":{"date-parts":[["2015"]]}}},{"id":146,"uris":["http://zotero.org/users/4874514/items/KEQIZQU5"],"uri":["http://zotero.org/users/4874514/items/KEQIZQU5"],"itemData":{"id":146,"type":"article-journal","title":"Dynamical Structure of Extreme Floods in the U.S. Midwest and the United Kingdom","container-title":"Journal of Hydrometeorology","page":"485-504","volume":"14","issue":"2","source":"Crossref","abstract":"Twenty extreme spring ﬂoods that occurred in the Ohio basin between 1901 and 2008, identiﬁed from daily river discharge data, are investigated and compared to the April 2011 Ohio River ﬂood event. Composites of synoptic ﬁelds for the ﬂood events show that all of these ﬂoods are associated with a similar pattern of sustained advection of low-level moisture and warm air from the tropical Atlantic Ocean and the Gulf of Mexico. The typical ﬂow conditions are governed by an anomalous semistationary ridge, situated east of the U.S. East Coast, that steers the moisture and converges it into the Ohio River valley. Signiﬁcantly, the moisture path common to all of the 20 cases studied here as well as the case of April 2011 is distinctly different from the normal path of Atlantic moisture during spring, which occurs farther west. It is shown further that the Ohio basin moisture convergence responsible for the ﬂoods is caused primarily by the atmospheric circulation anomaly advecting the climatological mean moisture ﬁeld. Transport and related convergence due to the covariance between moisture anomalies and circulation anomalies are of secondary but nonnegligible importance. The importance of atmospheric circulation anomalies to ﬂoods is conﬁrmed by conducting a similar analysis for a series of winter ﬂoods on the river Eden in northwest England.","DOI":"10.1175/JHM-D-12-059.1","ISSN":"1525-755X, 1525-7541","language":"en","author":[{"family":"Nakamura","given":"Jennifer"},{"family":"Lall","given":"Upmanu"},{"family":"Kushnir","given":"Yochanan"},{"family":"Robertson","given":"Andrew W."},{"family":"Seager","given":"Richard"}],"issued":{"date-parts":[["2013",4]]}}}],"schema":"https://github.com/citation-style-language/schema/raw/master/csl-citation.json"} </w:instrText>
      </w:r>
      <w:r w:rsidR="002E451B">
        <w:rPr>
          <w:sz w:val="24"/>
          <w:szCs w:val="24"/>
        </w:rPr>
        <w:fldChar w:fldCharType="separate"/>
      </w:r>
      <w:r w:rsidR="000155FA" w:rsidRPr="000155FA">
        <w:rPr>
          <w:sz w:val="24"/>
        </w:rPr>
        <w:t xml:space="preserve">(A. Robertson, </w:t>
      </w:r>
      <w:r w:rsidR="000155FA" w:rsidRPr="000155FA">
        <w:rPr>
          <w:sz w:val="24"/>
        </w:rPr>
        <w:lastRenderedPageBreak/>
        <w:t>Jennifer Nakamura, Kushnir, &amp; Lall, 2015; Nakamura et al., 2013)</w:t>
      </w:r>
      <w:r w:rsidR="002E451B">
        <w:rPr>
          <w:sz w:val="24"/>
          <w:szCs w:val="24"/>
        </w:rPr>
        <w:fldChar w:fldCharType="end"/>
      </w:r>
      <w:r w:rsidR="001F02D4">
        <w:rPr>
          <w:sz w:val="24"/>
          <w:szCs w:val="24"/>
        </w:rPr>
        <w:t xml:space="preserve">. Thus, some sites may experience the annual maximum event earlier than others, while all sites have elevated flows in such seasons. </w:t>
      </w:r>
      <w:r w:rsidR="00397E87">
        <w:rPr>
          <w:sz w:val="24"/>
          <w:szCs w:val="24"/>
        </w:rPr>
        <w:t xml:space="preserve">Consequently, the two complementary approaches we explored were (1) </w:t>
      </w:r>
      <w:r w:rsidR="00F1551B">
        <w:rPr>
          <w:sz w:val="24"/>
          <w:szCs w:val="24"/>
        </w:rPr>
        <w:t xml:space="preserve">PC-Wavelet: </w:t>
      </w:r>
      <w:r w:rsidR="00397E87">
        <w:rPr>
          <w:sz w:val="24"/>
          <w:szCs w:val="24"/>
        </w:rPr>
        <w:t xml:space="preserve">a Principal Component Analysis (PCA) on the spatial correlation matrix of the annual maximum flows for the 30 sites for dimension reduction, followed by a wavelet analysis of the leading Principal Components (PCs) to assess quasi-periodic variability and secular trends; and (2) </w:t>
      </w:r>
      <w:r w:rsidR="00F1551B">
        <w:rPr>
          <w:sz w:val="24"/>
          <w:szCs w:val="24"/>
        </w:rPr>
        <w:t xml:space="preserve">WaveClust: </w:t>
      </w:r>
      <w:r w:rsidR="00397E87">
        <w:rPr>
          <w:sz w:val="24"/>
          <w:szCs w:val="24"/>
        </w:rPr>
        <w:t xml:space="preserve">wavelet analysis of each of the 30 series followed by a hierarchical cluster analysis to select groups of sites with common time-frequency signatures. </w:t>
      </w:r>
      <w:r w:rsidR="00507073">
        <w:rPr>
          <w:sz w:val="24"/>
          <w:szCs w:val="24"/>
        </w:rPr>
        <w:t xml:space="preserve">Often, the first PC represents the spatial mean across the sites – the corresponding eigenvector has roughly similar coefficients. The subsequent PCs identify orthogonal spatial patterns that may have different temporal structure. By contrast, the cluster analysis </w:t>
      </w:r>
      <w:r w:rsidR="00F1551B">
        <w:rPr>
          <w:sz w:val="24"/>
          <w:szCs w:val="24"/>
        </w:rPr>
        <w:t xml:space="preserve">of the time-frequency structure will directly identify groups of sites that participate in similar climate patterns, but are not necessarily orthogonal or statistically independent.  From a diagnostic perspective, the resulting space-time patterns from either method may or may not be similar, and may relate to the larger scale climate modes in different ways. The details of these two approaches follow. An illustration of how the diagnostic analyses can be built on for  the simulation and prediction of regional flood variability at inter-annual time scales is provided in Figure 1 </w:t>
      </w:r>
      <w:commentRangeStart w:id="4"/>
      <w:r w:rsidR="00F1551B">
        <w:rPr>
          <w:sz w:val="24"/>
          <w:szCs w:val="24"/>
        </w:rPr>
        <w:t>below</w:t>
      </w:r>
      <w:commentRangeEnd w:id="4"/>
      <w:r w:rsidR="00F1551B">
        <w:rPr>
          <w:rStyle w:val="CommentReference"/>
        </w:rPr>
        <w:commentReference w:id="4"/>
      </w:r>
      <w:r w:rsidR="00F1551B">
        <w:rPr>
          <w:sz w:val="24"/>
          <w:szCs w:val="24"/>
        </w:rPr>
        <w:t xml:space="preserve">. </w:t>
      </w:r>
    </w:p>
    <w:p w14:paraId="3604FD6F" w14:textId="57BCB411" w:rsidR="0011525D" w:rsidRDefault="0011525D">
      <w:pPr>
        <w:spacing w:before="240" w:after="240"/>
        <w:rPr>
          <w:sz w:val="24"/>
          <w:szCs w:val="24"/>
        </w:rPr>
      </w:pPr>
    </w:p>
    <w:p w14:paraId="787B4910" w14:textId="77777777" w:rsidR="0011525D" w:rsidRDefault="008D01E7">
      <w:pPr>
        <w:spacing w:before="240" w:after="240"/>
        <w:rPr>
          <w:sz w:val="24"/>
          <w:szCs w:val="24"/>
        </w:rPr>
      </w:pPr>
      <w:r>
        <w:rPr>
          <w:sz w:val="24"/>
          <w:szCs w:val="24"/>
        </w:rPr>
        <w:t xml:space="preserve"> </w:t>
      </w:r>
      <w:r>
        <w:rPr>
          <w:noProof/>
          <w:sz w:val="24"/>
          <w:szCs w:val="24"/>
          <w:lang w:val="en-US"/>
        </w:rPr>
        <w:drawing>
          <wp:inline distT="114300" distB="114300" distL="114300" distR="114300" wp14:anchorId="2FA6CBD5" wp14:editId="2CE67E4D">
            <wp:extent cx="5943600" cy="3305175"/>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5943600" cy="3305175"/>
                    </a:xfrm>
                    <a:prstGeom prst="rect">
                      <a:avLst/>
                    </a:prstGeom>
                    <a:ln/>
                  </pic:spPr>
                </pic:pic>
              </a:graphicData>
            </a:graphic>
          </wp:inline>
        </w:drawing>
      </w:r>
    </w:p>
    <w:p w14:paraId="2CAEDE6E" w14:textId="77777777" w:rsidR="0011525D" w:rsidRDefault="008D01E7">
      <w:pPr>
        <w:spacing w:before="240" w:after="240"/>
        <w:jc w:val="center"/>
        <w:rPr>
          <w:sz w:val="24"/>
          <w:szCs w:val="24"/>
        </w:rPr>
      </w:pPr>
      <w:r>
        <w:t xml:space="preserve">Figure XX: Overall </w:t>
      </w:r>
      <w:r>
        <w:rPr>
          <w:u w:val="single"/>
        </w:rPr>
        <w:t>schematic</w:t>
      </w:r>
      <w:r>
        <w:t xml:space="preserve"> framework of analysis. </w:t>
      </w:r>
      <w:r>
        <w:rPr>
          <w:sz w:val="24"/>
          <w:szCs w:val="24"/>
        </w:rPr>
        <w:t xml:space="preserve"> </w:t>
      </w:r>
    </w:p>
    <w:p w14:paraId="4B97DFED" w14:textId="77777777" w:rsidR="0011525D" w:rsidRDefault="008D01E7">
      <w:pPr>
        <w:spacing w:before="240" w:after="240"/>
        <w:rPr>
          <w:sz w:val="24"/>
          <w:szCs w:val="24"/>
          <w:u w:val="single"/>
        </w:rPr>
      </w:pPr>
      <w:r>
        <w:rPr>
          <w:sz w:val="24"/>
          <w:szCs w:val="24"/>
          <w:u w:val="single"/>
        </w:rPr>
        <w:lastRenderedPageBreak/>
        <w:t>Diagnosis of the low frequency hydroclimatic modes</w:t>
      </w:r>
    </w:p>
    <w:p w14:paraId="1C766942" w14:textId="77777777" w:rsidR="0011525D" w:rsidRDefault="008D01E7">
      <w:pPr>
        <w:spacing w:before="240" w:after="240"/>
        <w:rPr>
          <w:sz w:val="24"/>
          <w:szCs w:val="24"/>
        </w:rPr>
      </w:pPr>
      <w:r>
        <w:rPr>
          <w:sz w:val="24"/>
          <w:szCs w:val="24"/>
        </w:rPr>
        <w:t xml:space="preserve">        </w:t>
      </w:r>
      <w:r>
        <w:rPr>
          <w:sz w:val="24"/>
          <w:szCs w:val="24"/>
        </w:rPr>
        <w:tab/>
        <w:t>The first step in the analysis of streamflow extremes is checking for presence of low frequency variabilities and inter-annual modes of extremes. Analysis of these modes should include both the basin wide spatial structure of the extremes along with their time-frequency structure.</w:t>
      </w:r>
    </w:p>
    <w:p w14:paraId="05B0BA82" w14:textId="77777777" w:rsidR="0011525D" w:rsidRDefault="008D01E7">
      <w:pPr>
        <w:spacing w:before="240" w:after="240"/>
        <w:jc w:val="center"/>
        <w:rPr>
          <w:sz w:val="24"/>
          <w:szCs w:val="24"/>
        </w:rPr>
      </w:pPr>
      <w:r>
        <w:rPr>
          <w:noProof/>
          <w:sz w:val="24"/>
          <w:szCs w:val="24"/>
          <w:lang w:val="en-US"/>
        </w:rPr>
        <w:drawing>
          <wp:inline distT="114300" distB="114300" distL="114300" distR="114300" wp14:anchorId="2188143C" wp14:editId="7C7D077A">
            <wp:extent cx="5943600" cy="2603500"/>
            <wp:effectExtent l="0" t="0" r="0" b="0"/>
            <wp:docPr id="1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43600" cy="2603500"/>
                    </a:xfrm>
                    <a:prstGeom prst="rect">
                      <a:avLst/>
                    </a:prstGeom>
                    <a:ln/>
                  </pic:spPr>
                </pic:pic>
              </a:graphicData>
            </a:graphic>
          </wp:inline>
        </w:drawing>
      </w:r>
      <w:r>
        <w:rPr>
          <w:sz w:val="24"/>
          <w:szCs w:val="24"/>
        </w:rPr>
        <w:t xml:space="preserve">     </w:t>
      </w:r>
    </w:p>
    <w:p w14:paraId="67EFC32C" w14:textId="77777777" w:rsidR="0011525D" w:rsidRDefault="008D01E7">
      <w:pPr>
        <w:spacing w:before="240" w:after="240"/>
        <w:jc w:val="center"/>
      </w:pPr>
      <w:r>
        <w:t xml:space="preserve">Figure XX: Schematic of the methods (a)PC-Wavelet (b) Wave-Clust for the diagnosis of the inter-annual and low frequency modes of extreme climate </w:t>
      </w:r>
      <w:commentRangeStart w:id="5"/>
      <w:r>
        <w:t>variability</w:t>
      </w:r>
      <w:commentRangeEnd w:id="5"/>
      <w:r w:rsidR="00D732F1">
        <w:rPr>
          <w:rStyle w:val="CommentReference"/>
        </w:rPr>
        <w:commentReference w:id="5"/>
      </w:r>
      <w:r>
        <w:t>.</w:t>
      </w:r>
    </w:p>
    <w:p w14:paraId="741F66CB" w14:textId="77777777" w:rsidR="0011525D" w:rsidRDefault="0011525D">
      <w:pPr>
        <w:spacing w:before="240" w:after="240"/>
        <w:rPr>
          <w:sz w:val="24"/>
          <w:szCs w:val="24"/>
        </w:rPr>
      </w:pPr>
    </w:p>
    <w:p w14:paraId="73B76497" w14:textId="3C258B2B" w:rsidR="0011525D" w:rsidRDefault="008D01E7">
      <w:pPr>
        <w:spacing w:before="240" w:after="240"/>
        <w:rPr>
          <w:sz w:val="24"/>
          <w:szCs w:val="24"/>
        </w:rPr>
      </w:pPr>
      <w:r>
        <w:rPr>
          <w:sz w:val="24"/>
          <w:szCs w:val="24"/>
        </w:rPr>
        <w:t xml:space="preserve">        </w:t>
      </w:r>
      <w:commentRangeStart w:id="6"/>
      <w:r>
        <w:rPr>
          <w:sz w:val="24"/>
          <w:szCs w:val="24"/>
        </w:rPr>
        <w:tab/>
        <w:t xml:space="preserve">Figure XX above shows the combined use of Principal Component Analysis and Wavelet Analysis to analyze the underlying basin wide spatio-temporal structure of low frequency modes of extremes. The methods are broadly classified by their chronology with which they </w:t>
      </w:r>
      <w:r w:rsidR="00C40FD5">
        <w:rPr>
          <w:sz w:val="24"/>
          <w:szCs w:val="24"/>
        </w:rPr>
        <w:t>analyze</w:t>
      </w:r>
      <w:r>
        <w:rPr>
          <w:sz w:val="24"/>
          <w:szCs w:val="24"/>
        </w:rPr>
        <w:t xml:space="preserve"> the spatio-temporal structure of the modes of extremes. </w:t>
      </w:r>
    </w:p>
    <w:p w14:paraId="5D9AF5F5" w14:textId="35D60E39" w:rsidR="0011525D" w:rsidRDefault="008D01E7">
      <w:pPr>
        <w:spacing w:before="240" w:after="240"/>
        <w:ind w:firstLine="720"/>
        <w:rPr>
          <w:sz w:val="24"/>
          <w:szCs w:val="24"/>
        </w:rPr>
      </w:pPr>
      <w:r>
        <w:rPr>
          <w:sz w:val="24"/>
          <w:szCs w:val="24"/>
        </w:rPr>
        <w:t xml:space="preserve">The first method analyses the spatial dimension followed by the time-frequency aspects across the entire basin. This method, PC-Wavelet, utilizes PCA to obtain the leading modes across the region. The PC eigenvectors give the spatial structure of prominent modes of extremes whereas PC scores give the overall temporal structure of that mode, which are then subjected to wavelet analysis to separate the low frequency variation from the non-significant variations and the noise. Here number of leading PCs to be analyzed is decided by the variance explained each of the modes.  Figure XX (a) shows this with the maps denoting the spatial features of a hypothetical PC with a clear east-west divide and the PC </w:t>
      </w:r>
      <w:r w:rsidR="00C40FD5">
        <w:rPr>
          <w:sz w:val="24"/>
          <w:szCs w:val="24"/>
        </w:rPr>
        <w:t>score, after</w:t>
      </w:r>
      <w:r>
        <w:rPr>
          <w:sz w:val="24"/>
          <w:szCs w:val="24"/>
        </w:rPr>
        <w:t xml:space="preserve"> wavelet analysis, revealing a prominent low-frequency variation. </w:t>
      </w:r>
    </w:p>
    <w:p w14:paraId="1CDA90A6" w14:textId="5EE6B5DD" w:rsidR="0011525D" w:rsidRDefault="008D01E7">
      <w:pPr>
        <w:spacing w:before="240" w:after="240"/>
        <w:ind w:firstLine="720"/>
        <w:rPr>
          <w:sz w:val="24"/>
          <w:szCs w:val="24"/>
        </w:rPr>
      </w:pPr>
      <w:r>
        <w:rPr>
          <w:sz w:val="24"/>
          <w:szCs w:val="24"/>
        </w:rPr>
        <w:lastRenderedPageBreak/>
        <w:t xml:space="preserve">The second method analyzes the time-frequency domain first followed by the spatial structure. This method, called Wave-Clust, uses the wavelet frequencies (Refer Annex __ for detailed description of the wavelet frequencies and the Wavelet Analysis) to cluster the sites, with separate application of the wavelet analysis at each site. The clustering </w:t>
      </w:r>
      <w:r w:rsidR="00C40FD5">
        <w:rPr>
          <w:sz w:val="24"/>
          <w:szCs w:val="24"/>
        </w:rPr>
        <w:t>is</w:t>
      </w:r>
      <w:r>
        <w:rPr>
          <w:sz w:val="24"/>
          <w:szCs w:val="24"/>
        </w:rPr>
        <w:t xml:space="preserve"> computed using hierarchical clustering and the number of clusters defined by its dendrogram. The computed clusters then undergo PCA, where unlike the PC-Wavelet, only the leading mode of variability is extracted for further wavelet analysis of its rotated scores. </w:t>
      </w:r>
      <w:commentRangeEnd w:id="6"/>
      <w:r w:rsidR="00A6742A">
        <w:rPr>
          <w:rStyle w:val="CommentReference"/>
        </w:rPr>
        <w:commentReference w:id="6"/>
      </w:r>
    </w:p>
    <w:p w14:paraId="07EBDF37" w14:textId="77777777" w:rsidR="0011525D" w:rsidRDefault="008D01E7">
      <w:pPr>
        <w:spacing w:before="240" w:after="240"/>
        <w:rPr>
          <w:sz w:val="24"/>
          <w:szCs w:val="24"/>
        </w:rPr>
      </w:pPr>
      <w:r>
        <w:rPr>
          <w:sz w:val="24"/>
          <w:szCs w:val="24"/>
          <w:u w:val="single"/>
        </w:rPr>
        <w:t>Simulation Methods</w:t>
      </w:r>
      <w:r>
        <w:rPr>
          <w:sz w:val="24"/>
          <w:szCs w:val="24"/>
        </w:rPr>
        <w:t>: -</w:t>
      </w:r>
    </w:p>
    <w:p w14:paraId="7EDEE937" w14:textId="12E4BA60" w:rsidR="0011525D" w:rsidRDefault="00383448">
      <w:pPr>
        <w:spacing w:before="240" w:after="240"/>
        <w:ind w:firstLine="720"/>
        <w:rPr>
          <w:sz w:val="24"/>
          <w:szCs w:val="24"/>
        </w:rPr>
      </w:pPr>
      <w:r>
        <w:rPr>
          <w:sz w:val="24"/>
          <w:szCs w:val="24"/>
        </w:rPr>
        <w:t xml:space="preserve">Threshold Auto-Regressive Model introduced by Tong and discussed in detail in </w:t>
      </w:r>
      <w:r>
        <w:rPr>
          <w:sz w:val="24"/>
          <w:szCs w:val="24"/>
        </w:rPr>
        <w:fldChar w:fldCharType="begin"/>
      </w:r>
      <w:r>
        <w:rPr>
          <w:sz w:val="24"/>
          <w:szCs w:val="24"/>
        </w:rPr>
        <w:instrText xml:space="preserve"> ADDIN ZOTERO_ITEM CSL_CITATION {"citationID":"sa8rbApZ","properties":{"formattedCitation":"(Tong, 1990)","plainCitation":"(Tong, 1990)","noteIndex":0},"citationItems":[{"id":736,"uris":["http://zotero.org/users/4874514/items/KTF75EKQ"],"uri":["http://zotero.org/users/4874514/items/KTF75EKQ"],"itemData":{"id":736,"type":"book","title":"Non-linear time series: a dynamical system approach","publisher":"Oxford University Press","publisher-place":"Oxford, UK","number-of-pages":"564","source":"eprints.lse.ac.uk","event-place":"Oxford, UK","URL":"http://eprints.lse.ac.uk/6212/","ISBN":"978-0-19-852224-9","title-short":"Non-linear time series","language":"eng","author":[{"family":"Tong","given":"Howell"}],"issued":{"date-parts":[["1990"]]},"accessed":{"date-parts":[["2019",9,20]]}}}],"schema":"https://github.com/citation-style-language/schema/raw/master/csl-citation.json"} </w:instrText>
      </w:r>
      <w:r>
        <w:rPr>
          <w:sz w:val="24"/>
          <w:szCs w:val="24"/>
        </w:rPr>
        <w:fldChar w:fldCharType="separate"/>
      </w:r>
      <w:r w:rsidRPr="00383448">
        <w:rPr>
          <w:sz w:val="24"/>
        </w:rPr>
        <w:t>(Tong, 1990)</w:t>
      </w:r>
      <w:r>
        <w:rPr>
          <w:sz w:val="24"/>
          <w:szCs w:val="24"/>
        </w:rPr>
        <w:fldChar w:fldCharType="end"/>
      </w:r>
      <w:r w:rsidR="00D27CD6">
        <w:rPr>
          <w:sz w:val="24"/>
          <w:szCs w:val="24"/>
        </w:rPr>
        <w:t xml:space="preserve">, </w:t>
      </w:r>
      <w:r w:rsidR="007502A7">
        <w:rPr>
          <w:sz w:val="24"/>
          <w:szCs w:val="24"/>
        </w:rPr>
        <w:t xml:space="preserve">a </w:t>
      </w:r>
      <w:r>
        <w:rPr>
          <w:sz w:val="24"/>
          <w:szCs w:val="24"/>
        </w:rPr>
        <w:t xml:space="preserve">popular class of nonlinear time series modelling </w:t>
      </w:r>
      <w:r w:rsidR="00C01791">
        <w:rPr>
          <w:sz w:val="24"/>
          <w:szCs w:val="24"/>
        </w:rPr>
        <w:t>are simple to understand yet have been shown to be rich enough to generate complex nonlinear dynamics like limit cycles.</w:t>
      </w:r>
      <w:r w:rsidR="00D27CD6">
        <w:rPr>
          <w:sz w:val="24"/>
          <w:szCs w:val="24"/>
        </w:rPr>
        <w:t xml:space="preserve"> TAR models are non-linear regime switching models, linear in each regime and able to switch between regimes based on a threshold model.</w:t>
      </w:r>
      <w:r w:rsidR="00C01791">
        <w:rPr>
          <w:sz w:val="24"/>
          <w:szCs w:val="24"/>
        </w:rPr>
        <w:t xml:space="preserve"> </w:t>
      </w:r>
      <w:r w:rsidR="00D27CD6">
        <w:rPr>
          <w:sz w:val="24"/>
          <w:szCs w:val="24"/>
        </w:rPr>
        <w:t xml:space="preserve">Self-Exciting Threshold Auto-Regressive (SETAR) models are subset of the more general TAR models, </w:t>
      </w:r>
      <w:r w:rsidR="007502A7">
        <w:rPr>
          <w:sz w:val="24"/>
          <w:szCs w:val="24"/>
        </w:rPr>
        <w:t>where</w:t>
      </w:r>
      <w:r w:rsidR="00D27CD6">
        <w:rPr>
          <w:sz w:val="24"/>
          <w:szCs w:val="24"/>
        </w:rPr>
        <w:t xml:space="preserve"> the threshold variable is a lagged value of the time series itself</w:t>
      </w:r>
      <w:r w:rsidR="00D27CD6">
        <w:rPr>
          <w:sz w:val="24"/>
          <w:szCs w:val="24"/>
        </w:rPr>
        <w:fldChar w:fldCharType="begin"/>
      </w:r>
      <w:r w:rsidR="00D27CD6">
        <w:rPr>
          <w:sz w:val="24"/>
          <w:szCs w:val="24"/>
        </w:rPr>
        <w:instrText xml:space="preserve"> ADDIN ZOTERO_ITEM CSL_CITATION {"citationID":"H4DNT8um","properties":{"formattedCitation":"(Tong, 1990)","plainCitation":"(Tong, 1990)","noteIndex":0},"citationItems":[{"id":736,"uris":["http://zotero.org/users/4874514/items/KTF75EKQ"],"uri":["http://zotero.org/users/4874514/items/KTF75EKQ"],"itemData":{"id":736,"type":"book","title":"Non-linear time series: a dynamical system approach","publisher":"Oxford University Press","publisher-place":"Oxford, UK","number-of-pages":"564","source":"eprints.lse.ac.uk","event-place":"Oxford, UK","URL":"http://eprints.lse.ac.uk/6212/","ISBN":"978-0-19-852224-9","title-short":"Non-linear time series","language":"eng","author":[{"family":"Tong","given":"Howell"}],"issued":{"date-parts":[["1990"]]},"accessed":{"date-parts":[["2019",9,20]]}}}],"schema":"https://github.com/citation-style-language/schema/raw/master/csl-citation.json"} </w:instrText>
      </w:r>
      <w:r w:rsidR="00D27CD6">
        <w:rPr>
          <w:sz w:val="24"/>
          <w:szCs w:val="24"/>
        </w:rPr>
        <w:fldChar w:fldCharType="separate"/>
      </w:r>
      <w:r w:rsidR="00D27CD6" w:rsidRPr="00D27CD6">
        <w:rPr>
          <w:sz w:val="24"/>
        </w:rPr>
        <w:t>(Tong, 1990)</w:t>
      </w:r>
      <w:r w:rsidR="00D27CD6">
        <w:rPr>
          <w:sz w:val="24"/>
          <w:szCs w:val="24"/>
        </w:rPr>
        <w:fldChar w:fldCharType="end"/>
      </w:r>
      <w:r w:rsidR="00D27CD6">
        <w:rPr>
          <w:sz w:val="24"/>
          <w:szCs w:val="24"/>
        </w:rPr>
        <w:t xml:space="preserve">.  </w:t>
      </w:r>
    </w:p>
    <w:p w14:paraId="65DBDF2E" w14:textId="13F5CC68" w:rsidR="004156C8" w:rsidRDefault="00251CB8">
      <w:pPr>
        <w:spacing w:before="240" w:after="240"/>
        <w:ind w:firstLine="720"/>
        <w:rPr>
          <w:sz w:val="24"/>
          <w:szCs w:val="24"/>
        </w:rPr>
      </w:pPr>
      <w:r>
        <w:rPr>
          <w:sz w:val="24"/>
          <w:szCs w:val="24"/>
        </w:rPr>
        <w:t xml:space="preserve">Consider </w:t>
      </w:r>
      <w:r w:rsidR="004156C8">
        <w:rPr>
          <w:sz w:val="24"/>
          <w:szCs w:val="24"/>
        </w:rPr>
        <w:t xml:space="preserve">a time series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4156C8">
        <w:rPr>
          <w:sz w:val="24"/>
          <w:szCs w:val="24"/>
        </w:rPr>
        <w:t xml:space="preserve"> of length n, shown as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oMath>
      <w:r>
        <w:rPr>
          <w:sz w:val="24"/>
          <w:szCs w:val="24"/>
        </w:rPr>
        <w:t>, a generalized two regime SETAR model is denoted by SETAR(2;</w:t>
      </w:r>
      <w:r w:rsidR="004674C2">
        <w:rPr>
          <w:sz w:val="24"/>
          <w:szCs w:val="24"/>
        </w:rPr>
        <w:t>p</w:t>
      </w:r>
      <w:r>
        <w:rPr>
          <w:sz w:val="24"/>
          <w:szCs w:val="24"/>
        </w:rPr>
        <w:t xml:space="preserve">,q) is mathematically denoted as: </w:t>
      </w:r>
    </w:p>
    <w:tbl>
      <w:tblPr>
        <w:tblStyle w:val="PlainTable4"/>
        <w:tblW w:w="0" w:type="auto"/>
        <w:tblLook w:val="04A0" w:firstRow="1" w:lastRow="0" w:firstColumn="1" w:lastColumn="0" w:noHBand="0" w:noVBand="1"/>
      </w:tblPr>
      <w:tblGrid>
        <w:gridCol w:w="265"/>
        <w:gridCol w:w="8550"/>
        <w:gridCol w:w="535"/>
      </w:tblGrid>
      <w:tr w:rsidR="004674C2" w14:paraId="0218F782" w14:textId="77777777" w:rsidTr="00262C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 w:type="dxa"/>
          </w:tcPr>
          <w:p w14:paraId="2DDE9342" w14:textId="77777777" w:rsidR="004674C2" w:rsidRDefault="004674C2" w:rsidP="00262C77">
            <w:pPr>
              <w:spacing w:before="240" w:after="240"/>
              <w:rPr>
                <w:sz w:val="24"/>
                <w:szCs w:val="24"/>
              </w:rPr>
            </w:pPr>
          </w:p>
        </w:tc>
        <w:tc>
          <w:tcPr>
            <w:tcW w:w="8550" w:type="dxa"/>
          </w:tcPr>
          <w:p w14:paraId="4EC423C4" w14:textId="06EA2A40" w:rsidR="004674C2" w:rsidRPr="007502A7" w:rsidRDefault="001D43C2" w:rsidP="00262C77">
            <w:pPr>
              <w:spacing w:before="240" w:after="240"/>
              <w:cnfStyle w:val="100000000000" w:firstRow="1" w:lastRow="0" w:firstColumn="0" w:lastColumn="0" w:oddVBand="0" w:evenVBand="0" w:oddHBand="0" w:evenHBand="0" w:firstRowFirstColumn="0" w:firstRowLastColumn="0" w:lastRowFirstColumn="0" w:lastRowLastColumn="0"/>
              <w:rPr>
                <w:b w:val="0"/>
                <w:bCs w:val="0"/>
                <w:iCs/>
                <w:sz w:val="24"/>
                <w:szCs w:val="24"/>
              </w:rPr>
            </w:pPr>
            <m:oMathPara>
              <m:oMath>
                <m:sSub>
                  <m:sSubPr>
                    <m:ctrlPr>
                      <w:rPr>
                        <w:rFonts w:ascii="Cambria Math" w:hAnsi="Cambria Math"/>
                        <w:b w:val="0"/>
                        <w:bCs w:val="0"/>
                        <w:iCs/>
                        <w:sz w:val="24"/>
                        <w:szCs w:val="24"/>
                      </w:rPr>
                    </m:ctrlPr>
                  </m:sSubPr>
                  <m:e>
                    <m:r>
                      <m:rPr>
                        <m:sty m:val="b"/>
                      </m:rPr>
                      <w:rPr>
                        <w:rFonts w:ascii="Cambria Math" w:hAnsi="Cambria Math"/>
                        <w:sz w:val="24"/>
                        <w:szCs w:val="24"/>
                      </w:rPr>
                      <m:t>X</m:t>
                    </m:r>
                  </m:e>
                  <m:sub>
                    <m:r>
                      <m:rPr>
                        <m:sty m:val="b"/>
                      </m:rPr>
                      <w:rPr>
                        <w:rFonts w:ascii="Cambria Math" w:hAnsi="Cambria Math"/>
                        <w:sz w:val="24"/>
                        <w:szCs w:val="24"/>
                      </w:rPr>
                      <m:t>t</m:t>
                    </m:r>
                  </m:sub>
                </m:sSub>
                <m:r>
                  <m:rPr>
                    <m:sty m:val="b"/>
                  </m:rPr>
                  <w:rPr>
                    <w:rFonts w:ascii="Cambria Math" w:hAnsi="Cambria Math"/>
                    <w:sz w:val="24"/>
                    <w:szCs w:val="24"/>
                  </w:rPr>
                  <m:t xml:space="preserve">= </m:t>
                </m:r>
                <m:d>
                  <m:dPr>
                    <m:begChr m:val="{"/>
                    <m:endChr m:val=""/>
                    <m:ctrlPr>
                      <w:rPr>
                        <w:rFonts w:ascii="Cambria Math" w:hAnsi="Cambria Math"/>
                        <w:b w:val="0"/>
                        <w:bCs w:val="0"/>
                        <w:iCs/>
                        <w:sz w:val="24"/>
                        <w:szCs w:val="24"/>
                      </w:rPr>
                    </m:ctrlPr>
                  </m:dPr>
                  <m:e>
                    <m:eqArr>
                      <m:eqArrPr>
                        <m:ctrlPr>
                          <w:rPr>
                            <w:rFonts w:ascii="Cambria Math" w:hAnsi="Cambria Math"/>
                            <w:b w:val="0"/>
                            <w:bCs w:val="0"/>
                            <w:iCs/>
                            <w:sz w:val="24"/>
                            <w:szCs w:val="24"/>
                          </w:rPr>
                        </m:ctrlPr>
                      </m:eqArrPr>
                      <m:e>
                        <m:sSubSup>
                          <m:sSubSupPr>
                            <m:ctrlPr>
                              <w:rPr>
                                <w:rFonts w:ascii="Cambria Math" w:hAnsi="Cambria Math"/>
                                <w:b w:val="0"/>
                                <w:bCs w:val="0"/>
                                <w:iCs/>
                                <w:sz w:val="24"/>
                                <w:szCs w:val="24"/>
                              </w:rPr>
                            </m:ctrlPr>
                          </m:sSubSupPr>
                          <m:e>
                            <m:r>
                              <m:rPr>
                                <m:sty m:val="b"/>
                              </m:rPr>
                              <w:rPr>
                                <w:rFonts w:ascii="Cambria Math" w:hAnsi="Cambria Math"/>
                                <w:sz w:val="24"/>
                                <w:szCs w:val="24"/>
                              </w:rPr>
                              <m:t>φ</m:t>
                            </m:r>
                          </m:e>
                          <m:sub>
                            <m:r>
                              <m:rPr>
                                <m:sty m:val="b"/>
                              </m:rPr>
                              <w:rPr>
                                <w:rFonts w:ascii="Cambria Math" w:hAnsi="Cambria Math"/>
                                <w:sz w:val="24"/>
                                <w:szCs w:val="24"/>
                              </w:rPr>
                              <m:t>0</m:t>
                            </m:r>
                          </m:sub>
                          <m:sup>
                            <m:r>
                              <m:rPr>
                                <m:sty m:val="b"/>
                              </m:rPr>
                              <w:rPr>
                                <w:rFonts w:ascii="Cambria Math" w:hAnsi="Cambria Math"/>
                                <w:sz w:val="24"/>
                                <w:szCs w:val="24"/>
                              </w:rPr>
                              <m:t>(1)</m:t>
                            </m:r>
                          </m:sup>
                        </m:sSubSup>
                        <m:r>
                          <m:rPr>
                            <m:sty m:val="b"/>
                          </m:rPr>
                          <w:rPr>
                            <w:rFonts w:ascii="Cambria Math" w:hAnsi="Cambria Math"/>
                            <w:sz w:val="24"/>
                            <w:szCs w:val="24"/>
                          </w:rPr>
                          <m:t xml:space="preserve">+ </m:t>
                        </m:r>
                        <m:nary>
                          <m:naryPr>
                            <m:chr m:val="∑"/>
                            <m:limLoc m:val="subSup"/>
                            <m:ctrlPr>
                              <w:rPr>
                                <w:rFonts w:ascii="Cambria Math" w:hAnsi="Cambria Math"/>
                                <w:b w:val="0"/>
                                <w:bCs w:val="0"/>
                                <w:iCs/>
                                <w:sz w:val="24"/>
                                <w:szCs w:val="24"/>
                              </w:rPr>
                            </m:ctrlPr>
                          </m:naryPr>
                          <m:sub>
                            <m:r>
                              <m:rPr>
                                <m:sty m:val="b"/>
                              </m:rPr>
                              <w:rPr>
                                <w:rFonts w:ascii="Cambria Math" w:hAnsi="Cambria Math"/>
                                <w:sz w:val="24"/>
                                <w:szCs w:val="24"/>
                              </w:rPr>
                              <m:t>i=1</m:t>
                            </m:r>
                          </m:sub>
                          <m:sup>
                            <m:r>
                              <m:rPr>
                                <m:sty m:val="b"/>
                              </m:rPr>
                              <w:rPr>
                                <w:rFonts w:ascii="Cambria Math" w:hAnsi="Cambria Math"/>
                                <w:sz w:val="24"/>
                                <w:szCs w:val="24"/>
                              </w:rPr>
                              <m:t>p</m:t>
                            </m:r>
                          </m:sup>
                          <m:e>
                            <m:sSubSup>
                              <m:sSubSupPr>
                                <m:ctrlPr>
                                  <w:rPr>
                                    <w:rFonts w:ascii="Cambria Math" w:hAnsi="Cambria Math"/>
                                    <w:b w:val="0"/>
                                    <w:bCs w:val="0"/>
                                    <w:iCs/>
                                    <w:sz w:val="24"/>
                                    <w:szCs w:val="24"/>
                                  </w:rPr>
                                </m:ctrlPr>
                              </m:sSubSupPr>
                              <m:e>
                                <m:r>
                                  <m:rPr>
                                    <m:sty m:val="b"/>
                                  </m:rPr>
                                  <w:rPr>
                                    <w:rFonts w:ascii="Cambria Math" w:hAnsi="Cambria Math"/>
                                    <w:sz w:val="24"/>
                                    <w:szCs w:val="24"/>
                                  </w:rPr>
                                  <m:t>φ</m:t>
                                </m:r>
                              </m:e>
                              <m:sub>
                                <m:r>
                                  <m:rPr>
                                    <m:sty m:val="b"/>
                                  </m:rPr>
                                  <w:rPr>
                                    <w:rFonts w:ascii="Cambria Math" w:hAnsi="Cambria Math"/>
                                    <w:sz w:val="24"/>
                                    <w:szCs w:val="24"/>
                                  </w:rPr>
                                  <m:t>i</m:t>
                                </m:r>
                              </m:sub>
                              <m:sup>
                                <m:r>
                                  <m:rPr>
                                    <m:sty m:val="b"/>
                                  </m:rPr>
                                  <w:rPr>
                                    <w:rFonts w:ascii="Cambria Math" w:hAnsi="Cambria Math"/>
                                    <w:sz w:val="24"/>
                                    <w:szCs w:val="24"/>
                                  </w:rPr>
                                  <m:t>(1)</m:t>
                                </m:r>
                              </m:sup>
                            </m:sSubSup>
                            <m:sSub>
                              <m:sSubPr>
                                <m:ctrlPr>
                                  <w:rPr>
                                    <w:rFonts w:ascii="Cambria Math" w:hAnsi="Cambria Math"/>
                                    <w:b w:val="0"/>
                                    <w:bCs w:val="0"/>
                                    <w:iCs/>
                                    <w:sz w:val="24"/>
                                    <w:szCs w:val="24"/>
                                  </w:rPr>
                                </m:ctrlPr>
                              </m:sSubPr>
                              <m:e>
                                <m:r>
                                  <m:rPr>
                                    <m:sty m:val="b"/>
                                  </m:rPr>
                                  <w:rPr>
                                    <w:rFonts w:ascii="Cambria Math" w:hAnsi="Cambria Math"/>
                                    <w:sz w:val="24"/>
                                    <w:szCs w:val="24"/>
                                  </w:rPr>
                                  <m:t>X</m:t>
                                </m:r>
                              </m:e>
                              <m:sub>
                                <m:r>
                                  <m:rPr>
                                    <m:sty m:val="b"/>
                                  </m:rPr>
                                  <w:rPr>
                                    <w:rFonts w:ascii="Cambria Math" w:hAnsi="Cambria Math"/>
                                    <w:sz w:val="24"/>
                                    <w:szCs w:val="24"/>
                                  </w:rPr>
                                  <m:t>t-i</m:t>
                                </m:r>
                              </m:sub>
                            </m:sSub>
                            <m:r>
                              <m:rPr>
                                <m:sty m:val="b"/>
                              </m:rPr>
                              <w:rPr>
                                <w:rFonts w:ascii="Cambria Math" w:hAnsi="Cambria Math"/>
                                <w:sz w:val="24"/>
                                <w:szCs w:val="24"/>
                              </w:rPr>
                              <m:t>+</m:t>
                            </m:r>
                            <m:sSubSup>
                              <m:sSubSupPr>
                                <m:ctrlPr>
                                  <w:rPr>
                                    <w:rFonts w:ascii="Cambria Math" w:hAnsi="Cambria Math"/>
                                    <w:b w:val="0"/>
                                    <w:bCs w:val="0"/>
                                    <w:iCs/>
                                    <w:sz w:val="24"/>
                                    <w:szCs w:val="24"/>
                                  </w:rPr>
                                </m:ctrlPr>
                              </m:sSubSupPr>
                              <m:e>
                                <m:r>
                                  <m:rPr>
                                    <m:sty m:val="b"/>
                                  </m:rPr>
                                  <w:rPr>
                                    <w:rFonts w:ascii="Cambria Math" w:hAnsi="Cambria Math"/>
                                    <w:sz w:val="24"/>
                                    <w:szCs w:val="24"/>
                                  </w:rPr>
                                  <m:t>ε</m:t>
                                </m:r>
                              </m:e>
                              <m:sub>
                                <m:r>
                                  <m:rPr>
                                    <m:sty m:val="b"/>
                                  </m:rPr>
                                  <w:rPr>
                                    <w:rFonts w:ascii="Cambria Math" w:hAnsi="Cambria Math"/>
                                    <w:sz w:val="24"/>
                                    <w:szCs w:val="24"/>
                                  </w:rPr>
                                  <m:t>t</m:t>
                                </m:r>
                              </m:sub>
                              <m:sup>
                                <m:r>
                                  <m:rPr>
                                    <m:sty m:val="b"/>
                                  </m:rPr>
                                  <w:rPr>
                                    <w:rFonts w:ascii="Cambria Math" w:hAnsi="Cambria Math"/>
                                    <w:sz w:val="24"/>
                                    <w:szCs w:val="24"/>
                                  </w:rPr>
                                  <m:t>(1)</m:t>
                                </m:r>
                              </m:sup>
                            </m:sSubSup>
                            <m:r>
                              <m:rPr>
                                <m:sty m:val="b"/>
                              </m:rPr>
                              <w:rPr>
                                <w:rFonts w:ascii="Cambria Math" w:hAnsi="Cambria Math"/>
                                <w:sz w:val="24"/>
                                <w:szCs w:val="24"/>
                              </w:rPr>
                              <m:t xml:space="preserve">   </m:t>
                            </m:r>
                          </m:e>
                        </m:nary>
                        <m:r>
                          <m:rPr>
                            <m:sty m:val="b"/>
                          </m:rPr>
                          <w:rPr>
                            <w:rFonts w:ascii="Cambria Math" w:hAnsi="Cambria Math"/>
                            <w:sz w:val="24"/>
                            <w:szCs w:val="24"/>
                          </w:rPr>
                          <m:t xml:space="preserve">if </m:t>
                        </m:r>
                        <m:sSub>
                          <m:sSubPr>
                            <m:ctrlPr>
                              <w:rPr>
                                <w:rFonts w:ascii="Cambria Math" w:hAnsi="Cambria Math"/>
                                <w:b w:val="0"/>
                                <w:bCs w:val="0"/>
                                <w:iCs/>
                                <w:sz w:val="24"/>
                                <w:szCs w:val="24"/>
                              </w:rPr>
                            </m:ctrlPr>
                          </m:sSubPr>
                          <m:e>
                            <m:r>
                              <m:rPr>
                                <m:sty m:val="b"/>
                              </m:rPr>
                              <w:rPr>
                                <w:rFonts w:ascii="Cambria Math" w:hAnsi="Cambria Math"/>
                                <w:sz w:val="24"/>
                                <w:szCs w:val="24"/>
                              </w:rPr>
                              <m:t>X</m:t>
                            </m:r>
                          </m:e>
                          <m:sub>
                            <m:r>
                              <m:rPr>
                                <m:sty m:val="b"/>
                              </m:rPr>
                              <w:rPr>
                                <w:rFonts w:ascii="Cambria Math" w:hAnsi="Cambria Math"/>
                                <w:sz w:val="24"/>
                                <w:szCs w:val="24"/>
                              </w:rPr>
                              <m:t>t-d</m:t>
                            </m:r>
                          </m:sub>
                        </m:sSub>
                        <m:r>
                          <m:rPr>
                            <m:sty m:val="b"/>
                          </m:rPr>
                          <w:rPr>
                            <w:rFonts w:ascii="Cambria Math" w:hAnsi="Cambria Math"/>
                            <w:sz w:val="24"/>
                            <w:szCs w:val="24"/>
                          </w:rPr>
                          <m:t xml:space="preserve"> ≤ τ</m:t>
                        </m:r>
                      </m:e>
                      <m:e>
                        <m:eqArr>
                          <m:eqArrPr>
                            <m:ctrlPr>
                              <w:rPr>
                                <w:rFonts w:ascii="Cambria Math" w:hAnsi="Cambria Math"/>
                                <w:b w:val="0"/>
                                <w:bCs w:val="0"/>
                                <w:iCs/>
                                <w:sz w:val="24"/>
                                <w:szCs w:val="24"/>
                              </w:rPr>
                            </m:ctrlPr>
                          </m:eqArrPr>
                          <m:e>
                            <m:sSubSup>
                              <m:sSubSupPr>
                                <m:ctrlPr>
                                  <w:rPr>
                                    <w:rFonts w:ascii="Cambria Math" w:hAnsi="Cambria Math"/>
                                    <w:b w:val="0"/>
                                    <w:bCs w:val="0"/>
                                    <w:iCs/>
                                    <w:sz w:val="24"/>
                                    <w:szCs w:val="24"/>
                                  </w:rPr>
                                </m:ctrlPr>
                              </m:sSubSupPr>
                              <m:e>
                                <m:r>
                                  <m:rPr>
                                    <m:sty m:val="b"/>
                                  </m:rPr>
                                  <w:rPr>
                                    <w:rFonts w:ascii="Cambria Math" w:hAnsi="Cambria Math"/>
                                    <w:sz w:val="24"/>
                                    <w:szCs w:val="24"/>
                                  </w:rPr>
                                  <m:t>φ</m:t>
                                </m:r>
                              </m:e>
                              <m:sub>
                                <m:r>
                                  <m:rPr>
                                    <m:sty m:val="b"/>
                                  </m:rPr>
                                  <w:rPr>
                                    <w:rFonts w:ascii="Cambria Math" w:hAnsi="Cambria Math"/>
                                    <w:sz w:val="24"/>
                                    <w:szCs w:val="24"/>
                                  </w:rPr>
                                  <m:t>0</m:t>
                                </m:r>
                              </m:sub>
                              <m:sup>
                                <m:r>
                                  <m:rPr>
                                    <m:sty m:val="b"/>
                                  </m:rPr>
                                  <w:rPr>
                                    <w:rFonts w:ascii="Cambria Math" w:hAnsi="Cambria Math"/>
                                    <w:sz w:val="24"/>
                                    <w:szCs w:val="24"/>
                                  </w:rPr>
                                  <m:t>(2)</m:t>
                                </m:r>
                              </m:sup>
                            </m:sSubSup>
                            <m:r>
                              <m:rPr>
                                <m:sty m:val="b"/>
                              </m:rPr>
                              <w:rPr>
                                <w:rFonts w:ascii="Cambria Math" w:hAnsi="Cambria Math"/>
                                <w:sz w:val="24"/>
                                <w:szCs w:val="24"/>
                              </w:rPr>
                              <m:t xml:space="preserve">+ </m:t>
                            </m:r>
                            <m:nary>
                              <m:naryPr>
                                <m:chr m:val="∑"/>
                                <m:limLoc m:val="subSup"/>
                                <m:ctrlPr>
                                  <w:rPr>
                                    <w:rFonts w:ascii="Cambria Math" w:hAnsi="Cambria Math"/>
                                    <w:b w:val="0"/>
                                    <w:bCs w:val="0"/>
                                    <w:iCs/>
                                    <w:sz w:val="24"/>
                                    <w:szCs w:val="24"/>
                                  </w:rPr>
                                </m:ctrlPr>
                              </m:naryPr>
                              <m:sub>
                                <m:r>
                                  <m:rPr>
                                    <m:sty m:val="b"/>
                                  </m:rPr>
                                  <w:rPr>
                                    <w:rFonts w:ascii="Cambria Math" w:hAnsi="Cambria Math"/>
                                    <w:sz w:val="24"/>
                                    <w:szCs w:val="24"/>
                                  </w:rPr>
                                  <m:t>i=1</m:t>
                                </m:r>
                              </m:sub>
                              <m:sup>
                                <m:r>
                                  <m:rPr>
                                    <m:sty m:val="b"/>
                                  </m:rPr>
                                  <w:rPr>
                                    <w:rFonts w:ascii="Cambria Math" w:hAnsi="Cambria Math"/>
                                    <w:sz w:val="24"/>
                                    <w:szCs w:val="24"/>
                                  </w:rPr>
                                  <m:t>q</m:t>
                                </m:r>
                              </m:sup>
                              <m:e>
                                <m:sSubSup>
                                  <m:sSubSupPr>
                                    <m:ctrlPr>
                                      <w:rPr>
                                        <w:rFonts w:ascii="Cambria Math" w:hAnsi="Cambria Math"/>
                                        <w:b w:val="0"/>
                                        <w:bCs w:val="0"/>
                                        <w:iCs/>
                                        <w:sz w:val="24"/>
                                        <w:szCs w:val="24"/>
                                      </w:rPr>
                                    </m:ctrlPr>
                                  </m:sSubSupPr>
                                  <m:e>
                                    <m:r>
                                      <m:rPr>
                                        <m:sty m:val="b"/>
                                      </m:rPr>
                                      <w:rPr>
                                        <w:rFonts w:ascii="Cambria Math" w:hAnsi="Cambria Math"/>
                                        <w:sz w:val="24"/>
                                        <w:szCs w:val="24"/>
                                      </w:rPr>
                                      <m:t>φ</m:t>
                                    </m:r>
                                  </m:e>
                                  <m:sub>
                                    <m:r>
                                      <m:rPr>
                                        <m:sty m:val="b"/>
                                      </m:rPr>
                                      <w:rPr>
                                        <w:rFonts w:ascii="Cambria Math" w:hAnsi="Cambria Math"/>
                                        <w:sz w:val="24"/>
                                        <w:szCs w:val="24"/>
                                      </w:rPr>
                                      <m:t>i</m:t>
                                    </m:r>
                                  </m:sub>
                                  <m:sup>
                                    <m:r>
                                      <m:rPr>
                                        <m:sty m:val="b"/>
                                      </m:rPr>
                                      <w:rPr>
                                        <w:rFonts w:ascii="Cambria Math" w:hAnsi="Cambria Math"/>
                                        <w:sz w:val="24"/>
                                        <w:szCs w:val="24"/>
                                      </w:rPr>
                                      <m:t>(2)</m:t>
                                    </m:r>
                                  </m:sup>
                                </m:sSubSup>
                                <m:sSub>
                                  <m:sSubPr>
                                    <m:ctrlPr>
                                      <w:rPr>
                                        <w:rFonts w:ascii="Cambria Math" w:hAnsi="Cambria Math"/>
                                        <w:b w:val="0"/>
                                        <w:bCs w:val="0"/>
                                        <w:iCs/>
                                        <w:sz w:val="24"/>
                                        <w:szCs w:val="24"/>
                                      </w:rPr>
                                    </m:ctrlPr>
                                  </m:sSubPr>
                                  <m:e>
                                    <m:r>
                                      <m:rPr>
                                        <m:sty m:val="b"/>
                                      </m:rPr>
                                      <w:rPr>
                                        <w:rFonts w:ascii="Cambria Math" w:hAnsi="Cambria Math"/>
                                        <w:sz w:val="24"/>
                                        <w:szCs w:val="24"/>
                                      </w:rPr>
                                      <m:t>X</m:t>
                                    </m:r>
                                  </m:e>
                                  <m:sub>
                                    <m:r>
                                      <m:rPr>
                                        <m:sty m:val="b"/>
                                      </m:rPr>
                                      <w:rPr>
                                        <w:rFonts w:ascii="Cambria Math" w:hAnsi="Cambria Math"/>
                                        <w:sz w:val="24"/>
                                        <w:szCs w:val="24"/>
                                      </w:rPr>
                                      <m:t>t-i</m:t>
                                    </m:r>
                                  </m:sub>
                                </m:sSub>
                                <m:r>
                                  <m:rPr>
                                    <m:sty m:val="b"/>
                                  </m:rPr>
                                  <w:rPr>
                                    <w:rFonts w:ascii="Cambria Math" w:hAnsi="Cambria Math"/>
                                    <w:sz w:val="24"/>
                                    <w:szCs w:val="24"/>
                                  </w:rPr>
                                  <m:t>+</m:t>
                                </m:r>
                                <m:sSubSup>
                                  <m:sSubSupPr>
                                    <m:ctrlPr>
                                      <w:rPr>
                                        <w:rFonts w:ascii="Cambria Math" w:hAnsi="Cambria Math"/>
                                        <w:b w:val="0"/>
                                        <w:bCs w:val="0"/>
                                        <w:iCs/>
                                        <w:sz w:val="24"/>
                                        <w:szCs w:val="24"/>
                                      </w:rPr>
                                    </m:ctrlPr>
                                  </m:sSubSupPr>
                                  <m:e>
                                    <m:r>
                                      <m:rPr>
                                        <m:sty m:val="b"/>
                                      </m:rPr>
                                      <w:rPr>
                                        <w:rFonts w:ascii="Cambria Math" w:hAnsi="Cambria Math"/>
                                        <w:sz w:val="24"/>
                                        <w:szCs w:val="24"/>
                                      </w:rPr>
                                      <m:t>ε</m:t>
                                    </m:r>
                                  </m:e>
                                  <m:sub>
                                    <m:r>
                                      <m:rPr>
                                        <m:sty m:val="b"/>
                                      </m:rPr>
                                      <w:rPr>
                                        <w:rFonts w:ascii="Cambria Math" w:hAnsi="Cambria Math"/>
                                        <w:sz w:val="24"/>
                                        <w:szCs w:val="24"/>
                                      </w:rPr>
                                      <m:t>t</m:t>
                                    </m:r>
                                  </m:sub>
                                  <m:sup>
                                    <m:r>
                                      <m:rPr>
                                        <m:sty m:val="b"/>
                                      </m:rPr>
                                      <w:rPr>
                                        <w:rFonts w:ascii="Cambria Math" w:hAnsi="Cambria Math"/>
                                        <w:sz w:val="24"/>
                                        <w:szCs w:val="24"/>
                                      </w:rPr>
                                      <m:t>(2)</m:t>
                                    </m:r>
                                  </m:sup>
                                </m:sSubSup>
                                <m:r>
                                  <m:rPr>
                                    <m:sty m:val="b"/>
                                  </m:rPr>
                                  <w:rPr>
                                    <w:rFonts w:ascii="Cambria Math" w:hAnsi="Cambria Math"/>
                                    <w:sz w:val="24"/>
                                    <w:szCs w:val="24"/>
                                  </w:rPr>
                                  <m:t xml:space="preserve">   </m:t>
                                </m:r>
                              </m:e>
                            </m:nary>
                            <m:r>
                              <m:rPr>
                                <m:sty m:val="b"/>
                              </m:rPr>
                              <w:rPr>
                                <w:rFonts w:ascii="Cambria Math" w:hAnsi="Cambria Math"/>
                                <w:sz w:val="24"/>
                                <w:szCs w:val="24"/>
                              </w:rPr>
                              <m:t xml:space="preserve">if </m:t>
                            </m:r>
                            <m:sSub>
                              <m:sSubPr>
                                <m:ctrlPr>
                                  <w:rPr>
                                    <w:rFonts w:ascii="Cambria Math" w:hAnsi="Cambria Math"/>
                                    <w:b w:val="0"/>
                                    <w:bCs w:val="0"/>
                                    <w:iCs/>
                                    <w:sz w:val="24"/>
                                    <w:szCs w:val="24"/>
                                  </w:rPr>
                                </m:ctrlPr>
                              </m:sSubPr>
                              <m:e>
                                <m:r>
                                  <m:rPr>
                                    <m:sty m:val="b"/>
                                  </m:rPr>
                                  <w:rPr>
                                    <w:rFonts w:ascii="Cambria Math" w:hAnsi="Cambria Math"/>
                                    <w:sz w:val="24"/>
                                    <w:szCs w:val="24"/>
                                  </w:rPr>
                                  <m:t>X</m:t>
                                </m:r>
                              </m:e>
                              <m:sub>
                                <m:r>
                                  <m:rPr>
                                    <m:sty m:val="b"/>
                                  </m:rPr>
                                  <w:rPr>
                                    <w:rFonts w:ascii="Cambria Math" w:hAnsi="Cambria Math"/>
                                    <w:sz w:val="24"/>
                                    <w:szCs w:val="24"/>
                                  </w:rPr>
                                  <m:t>t-d</m:t>
                                </m:r>
                              </m:sub>
                            </m:sSub>
                            <m:r>
                              <m:rPr>
                                <m:sty m:val="b"/>
                              </m:rPr>
                              <w:rPr>
                                <w:rFonts w:ascii="Cambria Math" w:hAnsi="Cambria Math"/>
                                <w:sz w:val="24"/>
                                <w:szCs w:val="24"/>
                              </w:rPr>
                              <m:t xml:space="preserve"> &gt; τ</m:t>
                            </m:r>
                          </m:e>
                          <m:e>
                            <m:r>
                              <m:rPr>
                                <m:sty m:val="b"/>
                              </m:rPr>
                              <w:rPr>
                                <w:rFonts w:ascii="Cambria Math" w:hAnsi="Cambria Math"/>
                                <w:sz w:val="24"/>
                                <w:szCs w:val="24"/>
                              </w:rPr>
                              <m:t xml:space="preserve"> </m:t>
                            </m:r>
                          </m:e>
                        </m:eqArr>
                      </m:e>
                    </m:eqArr>
                  </m:e>
                </m:d>
              </m:oMath>
            </m:oMathPara>
          </w:p>
        </w:tc>
        <w:tc>
          <w:tcPr>
            <w:tcW w:w="535" w:type="dxa"/>
          </w:tcPr>
          <w:p w14:paraId="518CC628" w14:textId="77777777" w:rsidR="004674C2" w:rsidRDefault="004674C2" w:rsidP="00262C77">
            <w:pPr>
              <w:spacing w:before="240" w:after="240"/>
              <w:cnfStyle w:val="100000000000" w:firstRow="1" w:lastRow="0" w:firstColumn="0" w:lastColumn="0" w:oddVBand="0" w:evenVBand="0" w:oddHBand="0" w:evenHBand="0" w:firstRowFirstColumn="0" w:firstRowLastColumn="0" w:lastRowFirstColumn="0" w:lastRowLastColumn="0"/>
              <w:rPr>
                <w:b w:val="0"/>
                <w:bCs w:val="0"/>
                <w:sz w:val="24"/>
                <w:szCs w:val="24"/>
              </w:rPr>
            </w:pPr>
          </w:p>
          <w:p w14:paraId="559CF968" w14:textId="2DE55223" w:rsidR="004674C2" w:rsidRPr="007502A7" w:rsidRDefault="004674C2" w:rsidP="00262C77">
            <w:pPr>
              <w:spacing w:before="240" w:after="240"/>
              <w:cnfStyle w:val="100000000000" w:firstRow="1" w:lastRow="0" w:firstColumn="0" w:lastColumn="0" w:oddVBand="0" w:evenVBand="0" w:oddHBand="0" w:evenHBand="0" w:firstRowFirstColumn="0" w:firstRowLastColumn="0" w:lastRowFirstColumn="0" w:lastRowLastColumn="0"/>
              <w:rPr>
                <w:b w:val="0"/>
                <w:bCs w:val="0"/>
                <w:sz w:val="24"/>
                <w:szCs w:val="24"/>
              </w:rPr>
            </w:pPr>
            <w:r w:rsidRPr="007502A7">
              <w:rPr>
                <w:b w:val="0"/>
                <w:bCs w:val="0"/>
                <w:sz w:val="24"/>
                <w:szCs w:val="24"/>
              </w:rPr>
              <w:t>(2)</w:t>
            </w:r>
          </w:p>
        </w:tc>
      </w:tr>
    </w:tbl>
    <w:p w14:paraId="0E5BBEC7" w14:textId="7BE646BE" w:rsidR="004674C2" w:rsidRDefault="004674C2" w:rsidP="00A225B8">
      <w:pPr>
        <w:spacing w:before="240" w:after="240"/>
        <w:rPr>
          <w:sz w:val="24"/>
          <w:szCs w:val="24"/>
        </w:rPr>
      </w:pPr>
      <w:r>
        <w:rPr>
          <w:sz w:val="24"/>
          <w:szCs w:val="24"/>
        </w:rPr>
        <w:tab/>
        <w:t xml:space="preserve">where the </w:t>
      </w:r>
      <m:oMath>
        <m:sSubSup>
          <m:sSubSupPr>
            <m:ctrlPr>
              <w:rPr>
                <w:rFonts w:ascii="Cambria Math" w:hAnsi="Cambria Math"/>
                <w:i/>
                <w:sz w:val="24"/>
                <w:szCs w:val="24"/>
              </w:rPr>
            </m:ctrlPr>
          </m:sSubSupPr>
          <m:e>
            <m:r>
              <w:rPr>
                <w:rFonts w:ascii="Cambria Math" w:hAnsi="Cambria Math"/>
                <w:sz w:val="24"/>
                <w:szCs w:val="24"/>
              </w:rPr>
              <m:t>φ</m:t>
            </m:r>
          </m:e>
          <m:sub>
            <m:r>
              <w:rPr>
                <w:rFonts w:ascii="Cambria Math" w:hAnsi="Cambria Math"/>
                <w:sz w:val="24"/>
                <w:szCs w:val="24"/>
              </w:rPr>
              <m:t>i</m:t>
            </m:r>
          </m:sub>
          <m:sup>
            <m:r>
              <w:rPr>
                <w:rFonts w:ascii="Cambria Math" w:hAnsi="Cambria Math"/>
                <w:sz w:val="24"/>
                <w:szCs w:val="24"/>
              </w:rPr>
              <m:t>(j)</m:t>
            </m:r>
          </m:sup>
        </m:sSubSup>
      </m:oMath>
      <w:r>
        <w:rPr>
          <w:sz w:val="24"/>
          <w:szCs w:val="24"/>
        </w:rPr>
        <w:t xml:space="preserve"> are the coefficients of the AR processes with </w:t>
      </w:r>
      <m:oMath>
        <m:r>
          <w:rPr>
            <w:rFonts w:ascii="Cambria Math" w:hAnsi="Cambria Math"/>
            <w:sz w:val="24"/>
            <w:szCs w:val="24"/>
          </w:rPr>
          <m:t>i</m:t>
        </m:r>
      </m:oMath>
      <w:r>
        <w:rPr>
          <w:sz w:val="24"/>
          <w:szCs w:val="24"/>
        </w:rPr>
        <w:t xml:space="preserve"> denoting the lag and </w:t>
      </w:r>
      <m:oMath>
        <m:r>
          <w:rPr>
            <w:rFonts w:ascii="Cambria Math" w:hAnsi="Cambria Math"/>
            <w:sz w:val="24"/>
            <w:szCs w:val="24"/>
          </w:rPr>
          <m:t>(j)</m:t>
        </m:r>
      </m:oMath>
      <w:r>
        <w:rPr>
          <w:sz w:val="24"/>
          <w:szCs w:val="24"/>
        </w:rPr>
        <w:t xml:space="preserve"> the regime. </w:t>
      </w:r>
      <m:oMath>
        <m:r>
          <w:rPr>
            <w:rFonts w:ascii="Cambria Math" w:hAnsi="Cambria Math"/>
            <w:sz w:val="24"/>
            <w:szCs w:val="24"/>
          </w:rPr>
          <m:t>τ</m:t>
        </m:r>
      </m:oMath>
      <w:r>
        <w:rPr>
          <w:sz w:val="24"/>
          <w:szCs w:val="24"/>
        </w:rPr>
        <w:t xml:space="preserve"> is the threshold value which serves as the transition parameter and </w:t>
      </w:r>
      <m:oMath>
        <m:r>
          <w:rPr>
            <w:rFonts w:ascii="Cambria Math" w:hAnsi="Cambria Math"/>
            <w:sz w:val="24"/>
            <w:szCs w:val="24"/>
          </w:rPr>
          <m:t>d</m:t>
        </m:r>
      </m:oMath>
      <w:r>
        <w:rPr>
          <w:sz w:val="24"/>
          <w:szCs w:val="24"/>
        </w:rPr>
        <w:t xml:space="preserve"> is the delay parameter denoting the lagged value which is the transition variable. </w:t>
      </w:r>
      <m:oMath>
        <m:sSubSup>
          <m:sSubSupPr>
            <m:ctrlPr>
              <w:rPr>
                <w:rFonts w:ascii="Cambria Math" w:hAnsi="Cambria Math"/>
                <w:i/>
                <w:sz w:val="24"/>
                <w:szCs w:val="24"/>
              </w:rPr>
            </m:ctrlPr>
          </m:sSubSupPr>
          <m:e>
            <m:r>
              <w:rPr>
                <w:rFonts w:ascii="Cambria Math" w:hAnsi="Cambria Math"/>
                <w:sz w:val="24"/>
                <w:szCs w:val="24"/>
              </w:rPr>
              <m:t>ε</m:t>
            </m:r>
          </m:e>
          <m:sub>
            <m:r>
              <w:rPr>
                <w:rFonts w:ascii="Cambria Math" w:hAnsi="Cambria Math"/>
                <w:sz w:val="24"/>
                <w:szCs w:val="24"/>
              </w:rPr>
              <m:t>t</m:t>
            </m:r>
          </m:sub>
          <m:sup>
            <m:r>
              <w:rPr>
                <w:rFonts w:ascii="Cambria Math" w:hAnsi="Cambria Math"/>
                <w:sz w:val="24"/>
                <w:szCs w:val="24"/>
              </w:rPr>
              <m:t xml:space="preserve">(j) </m:t>
            </m:r>
          </m:sup>
        </m:sSubSup>
      </m:oMath>
      <w:r>
        <w:rPr>
          <w:sz w:val="24"/>
          <w:szCs w:val="24"/>
        </w:rPr>
        <w:t xml:space="preserve"> are the residuals for time </w:t>
      </w:r>
      <m:oMath>
        <m:r>
          <w:rPr>
            <w:rFonts w:ascii="Cambria Math" w:hAnsi="Cambria Math"/>
            <w:sz w:val="24"/>
            <w:szCs w:val="24"/>
          </w:rPr>
          <m:t>t</m:t>
        </m:r>
      </m:oMath>
      <w:r>
        <w:rPr>
          <w:sz w:val="24"/>
          <w:szCs w:val="24"/>
        </w:rPr>
        <w:t xml:space="preserve"> and regime </w:t>
      </w:r>
      <m:oMath>
        <m:r>
          <w:rPr>
            <w:rFonts w:ascii="Cambria Math" w:hAnsi="Cambria Math"/>
            <w:sz w:val="24"/>
            <w:szCs w:val="24"/>
          </w:rPr>
          <m:t>(j)</m:t>
        </m:r>
      </m:oMath>
      <w:r>
        <w:rPr>
          <w:sz w:val="24"/>
          <w:szCs w:val="24"/>
        </w:rPr>
        <w:t xml:space="preserve">. The framework in (2) can be easily extended to three regime SETAR model. </w:t>
      </w:r>
      <w:r w:rsidR="00610398">
        <w:rPr>
          <w:sz w:val="24"/>
          <w:szCs w:val="24"/>
        </w:rPr>
        <w:t xml:space="preserve">The best model fit was computed using the ‘tsDyn’ package </w:t>
      </w:r>
      <w:r w:rsidR="00610398">
        <w:rPr>
          <w:sz w:val="24"/>
          <w:szCs w:val="24"/>
        </w:rPr>
        <w:fldChar w:fldCharType="begin"/>
      </w:r>
      <w:r w:rsidR="00610398">
        <w:rPr>
          <w:sz w:val="24"/>
          <w:szCs w:val="24"/>
        </w:rPr>
        <w:instrText xml:space="preserve"> ADDIN ZOTERO_ITEM CSL_CITATION {"citationID":"6sOGBmft","properties":{"formattedCitation":"(Stigler, 2010)","plainCitation":"(Stigler, 2010)","noteIndex":0},"citationItems":[{"id":932,"uris":["http://zotero.org/users/4874514/items/MX8C5EJW"],"uri":["http://zotero.org/users/4874514/items/MX8C5EJW"],"itemData":{"id":932,"type":"article-journal","title":"Threshold cointegration: overview and implementation in R.R package version 0.7-2.","URL":"http://stat. ethz. ch/CRAN/web/packages/tsDyn/vignettes/ThCointOverview. pdf","author":[{"family":"Stigler","given":"Matthieu"}],"issued":{"date-parts":[["2010"]]}}}],"schema":"https://github.com/citation-style-language/schema/raw/master/csl-citation.json"} </w:instrText>
      </w:r>
      <w:r w:rsidR="00610398">
        <w:rPr>
          <w:sz w:val="24"/>
          <w:szCs w:val="24"/>
        </w:rPr>
        <w:fldChar w:fldCharType="separate"/>
      </w:r>
      <w:r w:rsidR="00610398" w:rsidRPr="00610398">
        <w:rPr>
          <w:sz w:val="24"/>
        </w:rPr>
        <w:t>(Stigler, 2010)</w:t>
      </w:r>
      <w:r w:rsidR="00610398">
        <w:rPr>
          <w:sz w:val="24"/>
          <w:szCs w:val="24"/>
        </w:rPr>
        <w:fldChar w:fldCharType="end"/>
      </w:r>
      <w:r w:rsidR="00610398">
        <w:rPr>
          <w:sz w:val="24"/>
          <w:szCs w:val="24"/>
        </w:rPr>
        <w:t xml:space="preserve"> in R. </w:t>
      </w:r>
    </w:p>
    <w:p w14:paraId="616D8D5D" w14:textId="6020AF7A" w:rsidR="00C01791" w:rsidRDefault="00C01791">
      <w:pPr>
        <w:spacing w:before="240" w:after="240"/>
        <w:ind w:firstLine="720"/>
        <w:rPr>
          <w:sz w:val="24"/>
          <w:szCs w:val="24"/>
        </w:rPr>
      </w:pPr>
      <w:r>
        <w:rPr>
          <w:sz w:val="24"/>
          <w:szCs w:val="24"/>
        </w:rPr>
        <w:t>SETAR have been used to model hydrological time series in particular streamflow data.</w:t>
      </w:r>
      <w:r w:rsidR="004156C8">
        <w:rPr>
          <w:sz w:val="24"/>
          <w:szCs w:val="24"/>
        </w:rPr>
        <w:t xml:space="preserve"> </w:t>
      </w:r>
      <w:r w:rsidR="00D27CD6">
        <w:rPr>
          <w:sz w:val="24"/>
          <w:szCs w:val="24"/>
        </w:rPr>
        <w:fldChar w:fldCharType="begin"/>
      </w:r>
      <w:r w:rsidR="00D27CD6">
        <w:rPr>
          <w:sz w:val="24"/>
          <w:szCs w:val="24"/>
        </w:rPr>
        <w:instrText xml:space="preserve"> ADDIN ZOTERO_ITEM CSL_CITATION {"citationID":"WDuuBRJ9","properties":{"formattedCitation":"(Komorn\\uc0\\u237{}k, Komorn\\uc0\\u237{}kov\\uc0\\u225{}, Mesiar, Sz\\uc0\\u246{}keov\\uc0\\u225{}, &amp; Szolgay, 2006)","plainCitation":"(Komorník, Komorníková, Mesiar, Szökeová, &amp; Szolgay, 2006)","noteIndex":0},"citationItems":[{"id":925,"uris":["http://zotero.org/users/4874514/items/9VJ9AEJ9"],"uri":["http://zotero.org/users/4874514/items/9VJ9AEJ9"],"itemData":{"id":925,"type":"article-journal","title":"Comparison of forecasting performance of nonlinear models of hydrological time series","container-title":"Physics and Chemistry of the Earth, Parts A/B/C","collection-title":"Time Series Analysis in Hydrology","page":"1127-1145","volume":"31","issue":"18","source":"ScienceDirect","abstract":"Mean monthly flows of the Tatry alpine mountain region in Slovakia are predominantly fed by snowmelt in the spring and convective precipitation in the summer. Therefore their regime properties exhibit clear seasonal patterns. Positive deviations from these trends have substantially different features than the negative ones. This provides intuitive justification for the application of nonlinear two-regime models for modelling and forecasting of these time series. Nonlinear time series structures often have lead to good fitting performances, however these do not guarantee an equally good forecasting performance. In this paper therefore the forecasting performance of several nonlinear time series models is compared with respect to their capabilities of forecasting monthly and seasonal flows in the Tatry region. A new type of regime-switching models is also proposed and tested. The best predictive performance was achieved for a new model subclass involving aggregation operators.","DOI":"10.1016/j.pce.2006.05.006","ISSN":"1474-7065","journalAbbreviation":"Physics and Chemistry of the Earth, Parts A/B/C","language":"en","author":[{"family":"Komorník","given":"Jozef"},{"family":"Komorníková","given":"Magda"},{"family":"Mesiar","given":"Radko"},{"family":"Szökeová","given":"Danuša"},{"family":"Szolgay","given":"Ján"}],"issued":{"date-parts":[["2006",1,1]]}}}],"schema":"https://github.com/citation-style-language/schema/raw/master/csl-citation.json"} </w:instrText>
      </w:r>
      <w:r w:rsidR="00D27CD6">
        <w:rPr>
          <w:sz w:val="24"/>
          <w:szCs w:val="24"/>
        </w:rPr>
        <w:fldChar w:fldCharType="separate"/>
      </w:r>
      <w:r w:rsidR="00D27CD6" w:rsidRPr="00D27CD6">
        <w:rPr>
          <w:sz w:val="24"/>
          <w:szCs w:val="24"/>
        </w:rPr>
        <w:t>(Komorník, Komorníková, Mesiar, Szökeová, &amp; Szolgay, 2006)</w:t>
      </w:r>
      <w:r w:rsidR="00D27CD6">
        <w:rPr>
          <w:sz w:val="24"/>
          <w:szCs w:val="24"/>
        </w:rPr>
        <w:fldChar w:fldCharType="end"/>
      </w:r>
      <w:r w:rsidR="00D27CD6">
        <w:rPr>
          <w:sz w:val="24"/>
          <w:szCs w:val="24"/>
        </w:rPr>
        <w:t xml:space="preserve"> used nonlinear regimes including SETAR and proposed model </w:t>
      </w:r>
      <w:r w:rsidR="00BC122D">
        <w:rPr>
          <w:sz w:val="24"/>
          <w:szCs w:val="24"/>
        </w:rPr>
        <w:t>modified TA</w:t>
      </w:r>
      <w:r w:rsidR="00934F68">
        <w:rPr>
          <w:sz w:val="24"/>
          <w:szCs w:val="24"/>
        </w:rPr>
        <w:t xml:space="preserve">R </w:t>
      </w:r>
      <w:r w:rsidR="00D27CD6">
        <w:rPr>
          <w:sz w:val="24"/>
          <w:szCs w:val="24"/>
        </w:rPr>
        <w:t>to forecast and model the monthly flows of rivers in the Tatry Alpine region in Slovakia. The regime structure in this region arise from the difference</w:t>
      </w:r>
      <w:r w:rsidR="000B118B">
        <w:rPr>
          <w:sz w:val="24"/>
          <w:szCs w:val="24"/>
        </w:rPr>
        <w:t xml:space="preserve">s in </w:t>
      </w:r>
      <w:r w:rsidR="00D27CD6">
        <w:rPr>
          <w:sz w:val="24"/>
          <w:szCs w:val="24"/>
        </w:rPr>
        <w:t xml:space="preserve">mechanism driving flow – snowmelt </w:t>
      </w:r>
      <w:r w:rsidR="00D27CD6">
        <w:rPr>
          <w:sz w:val="24"/>
          <w:szCs w:val="24"/>
        </w:rPr>
        <w:lastRenderedPageBreak/>
        <w:t>in spring and convective precipitation in summer.</w:t>
      </w:r>
      <w:r>
        <w:rPr>
          <w:sz w:val="24"/>
          <w:szCs w:val="24"/>
        </w:rPr>
        <w:t xml:space="preserve"> </w:t>
      </w:r>
      <w:r>
        <w:rPr>
          <w:sz w:val="24"/>
          <w:szCs w:val="24"/>
        </w:rPr>
        <w:fldChar w:fldCharType="begin"/>
      </w:r>
      <w:r>
        <w:rPr>
          <w:sz w:val="24"/>
          <w:szCs w:val="24"/>
        </w:rPr>
        <w:instrText xml:space="preserve"> ADDIN ZOTERO_ITEM CSL_CITATION {"citationID":"inJ7bCjl","properties":{"formattedCitation":"(Amiri, 2015)","plainCitation":"(Amiri, 2015)","noteIndex":0},"citationItems":[{"id":922,"uris":["http://zotero.org/users/4874514/items/SCE84ZPE"],"uri":["http://zotero.org/users/4874514/items/SCE84ZPE"],"itemData":{"id":922,"type":"article-journal","title":"Forecasting daily river flows using nonlinear time series models","container-title":"Journal of Hydrology","page":"1054-1072","volume":"527","source":"ScienceDirect","abstract":"In the hydrology studies, it is well known that the river flows are affected by various factors, and therefore the dynamics in their associated time series are complicated and have nonlinear behaviors. In an empirical study, we investigate the capability of five classes of nonlinear time series models, namely Threshold Autoregressive (TAR), Smooth Transition Autoregressive (STAR), Exponential Autoregressive (EXPAR), Bilinear Model (BL) and Markov Switching Autoregressive (MSAR) to capture the dynamics in the Colorado river discharge time series. Least Squares (LS) and Maximum Likelihood (ML) methods are employed to estimate parameters of the models. For model comparison three criteria, namely loglikelihood, Akaike information criterion (AIC) and Bayesian information criterion (BIC) are calculated. The results show that a self-exciting TAR (SETAR) model performs better than other four competing models. To forecast future river discharge values an iterative method is applied and forecasting confidence intervals are constructed. The out-of-sample 1-day to 5-day ahead forecasting performances of the models based on ten forecast accuracy measures are evaluated. Comparing verification metrics of all models, SETAR model presents the best forecasting performance.","DOI":"10.1016/j.jhydrol.2015.05.048","ISSN":"0022-1694","journalAbbreviation":"Journal of Hydrology","language":"en","author":[{"family":"Amiri","given":"Esmail"}],"issued":{"date-parts":[["2015",8,1]]}}}],"schema":"https://github.com/citation-style-language/schema/raw/master/csl-citation.json"} </w:instrText>
      </w:r>
      <w:r>
        <w:rPr>
          <w:sz w:val="24"/>
          <w:szCs w:val="24"/>
        </w:rPr>
        <w:fldChar w:fldCharType="separate"/>
      </w:r>
      <w:r w:rsidRPr="00C01791">
        <w:rPr>
          <w:sz w:val="24"/>
        </w:rPr>
        <w:t>(Amiri, 2015)</w:t>
      </w:r>
      <w:r>
        <w:rPr>
          <w:sz w:val="24"/>
          <w:szCs w:val="24"/>
        </w:rPr>
        <w:fldChar w:fldCharType="end"/>
      </w:r>
      <w:r>
        <w:rPr>
          <w:sz w:val="24"/>
          <w:szCs w:val="24"/>
        </w:rPr>
        <w:t xml:space="preserve"> used five classes of non-linear time series models to capture the Colorado river discharge dynamics and showed that SETAR models performed better than the other four models.</w:t>
      </w:r>
      <w:r w:rsidR="00934F68">
        <w:rPr>
          <w:sz w:val="24"/>
          <w:szCs w:val="24"/>
        </w:rPr>
        <w:fldChar w:fldCharType="begin"/>
      </w:r>
      <w:r w:rsidR="00934F68">
        <w:rPr>
          <w:sz w:val="24"/>
          <w:szCs w:val="24"/>
        </w:rPr>
        <w:instrText xml:space="preserve"> ADDIN ZOTERO_ITEM CSL_CITATION {"citationID":"Niivz5aP","properties":{"formattedCitation":"(Tongal &amp; Berndtsson, 2017)","plainCitation":"(Tongal &amp; Berndtsson, 2017)","noteIndex":0},"citationItems":[{"id":928,"uris":["http://zotero.org/users/4874514/items/TXLWKPM4"],"uri":["http://zotero.org/users/4874514/items/TXLWKPM4"],"itemData":{"id":928,"type":"article-journal","title":"Impact of complexity on daily and multi-step forecasting of streamflow with chaotic, stochastic, and black-box models","container-title":"Stochastic Environmental Research and Risk Assessment","page":"661-682","volume":"31","issue":"3","source":"Springer Link","abstract":"Despite significant research advances achieved during the last decades, seemingly inconsistent forecasting results related to stochastic, chaotic, and black-box approaches have been reported. Herein, we attempt to address the entropy/complexity resulting from hydrological and climatological conditions. Accordingly, mutual information function, correlation dimension, averaged false nearest neighbor with E1 and E2 quantities, and complexity analysis that uses sample entropy coupled with iterative amplitude adjusted Fourier transform were employed as nonlinear deterministic identification tools. We investigated forecasting of daily streamflow for three climatologically different Swedish rivers, Helge, Ljusnan, and Kalix Rivers using self-exciting threshold autoregressive (SETAR), k-nearest neighbor (k-nn), and artificial neural networks (ANN). The results suggest that the streamflow in these rivers during the 1957–2012 period exhibited dynamics from low to high complexity. Specifically, (1) lower complexity lead to higher predictability at all lead-times and the models’ worst performances were obtained for the most complex streamflow (Ljusnan River), (2) ANN was the best model for 1-day ahead forecasting independent of complexity, (3) SETAR was the best model for 7-day ahead forecasting by means of performance indices, especially for less complexity, (4) the largest error propagation was obtained with the k-nn and ANN and thus these models should be carefully used beyond 2-day forecasting, and (5) higher number input variables except for the dominant variables made insignificant impact on forecasting performances for ANN and k-nn models.","DOI":"10.1007/s00477-016-1236-4","ISSN":"1436-3259","journalAbbreviation":"Stoch Environ Res Risk Assess","language":"en","author":[{"family":"Tongal","given":"Hakan"},{"family":"Berndtsson","given":"Ronny"}],"issued":{"date-parts":[["2017",3,1]]}}}],"schema":"https://github.com/citation-style-language/schema/raw/master/csl-citation.json"} </w:instrText>
      </w:r>
      <w:r w:rsidR="00934F68">
        <w:rPr>
          <w:sz w:val="24"/>
          <w:szCs w:val="24"/>
        </w:rPr>
        <w:fldChar w:fldCharType="separate"/>
      </w:r>
      <w:r w:rsidR="00934F68" w:rsidRPr="00934F68">
        <w:rPr>
          <w:sz w:val="24"/>
        </w:rPr>
        <w:t>(Tongal &amp; Berndtsson, 2017)</w:t>
      </w:r>
      <w:r w:rsidR="00934F68">
        <w:rPr>
          <w:sz w:val="24"/>
          <w:szCs w:val="24"/>
        </w:rPr>
        <w:fldChar w:fldCharType="end"/>
      </w:r>
      <w:r w:rsidR="00934F68">
        <w:rPr>
          <w:sz w:val="24"/>
          <w:szCs w:val="24"/>
        </w:rPr>
        <w:t xml:space="preserve"> used a SETAR, k-NN and ANN to model daily streamflow of three rivers in Sweden and found that SETAR had the best 7-day ahead forecasting. </w:t>
      </w:r>
      <w:r w:rsidR="00934F68">
        <w:rPr>
          <w:sz w:val="24"/>
          <w:szCs w:val="24"/>
        </w:rPr>
        <w:fldChar w:fldCharType="begin"/>
      </w:r>
      <w:r w:rsidR="00934F68">
        <w:rPr>
          <w:sz w:val="24"/>
          <w:szCs w:val="24"/>
        </w:rPr>
        <w:instrText xml:space="preserve"> ADDIN ZOTERO_ITEM CSL_CITATION {"citationID":"A1ExyCOD","properties":{"formattedCitation":"(Tongal &amp; Booij, 2016)","plainCitation":"(Tongal &amp; Booij, 2016)","noteIndex":0},"citationItems":[{"id":930,"uris":["http://zotero.org/users/4874514/items/4ZE99QGE"],"uri":["http://zotero.org/users/4874514/items/4ZE99QGE"],"itemData":{"id":930,"type":"article-journal","title":"A Comparison of Nonlinear Stochastic Self-Exciting Threshold Autoregressive and Chaotic k-Nearest Neighbour Models in Daily Streamflow Forecasting","container-title":"Water Resources Management","page":"1515-1531","volume":"30","issue":"4","source":"Springer Link","abstract":"A nonlinear stochastic self-exciting threshold autoregressive (SETAR) model and a chaotic k-nearest neighbour (k-nn) model, for the first time, were compared in one and multi-step ahead daily flow forecasting for nine rivers with low, medium, and high flows in the western United States. The embedding dimension and the number of nearest neighbours of the k-nn model and the parameters of the SETAR model were identified by a trial-and-error process and a least mean square error estimation method, respectively. Employing the recursive forecasting strategy for the first time in multi-step forecasting of SETAR and k-nn, the results indicated that SETAR is superior to k-nn by means of performance indices. SETAR models were found to be more efficient in forecasting flows in one and multi-step forecasting. SETAR is less sensitive to the propagated error variances than the k-nn model, particularly for larger lead times (i.e., 5 days). The k-nn model should carefully be used in multi-step ahead forecasting where peak flow forecasting is important by considering the risk of error propagation.","DOI":"10.1007/s11269-016-1237-6","ISSN":"1573-1650","journalAbbreviation":"Water Resour Manage","language":"en","author":[{"family":"Tongal","given":"Hakan"},{"family":"Booij","given":"Martijn J."}],"issued":{"date-parts":[["2016",3,1]]}}}],"schema":"https://github.com/citation-style-language/schema/raw/master/csl-citation.json"} </w:instrText>
      </w:r>
      <w:r w:rsidR="00934F68">
        <w:rPr>
          <w:sz w:val="24"/>
          <w:szCs w:val="24"/>
        </w:rPr>
        <w:fldChar w:fldCharType="separate"/>
      </w:r>
      <w:r w:rsidR="00934F68" w:rsidRPr="00934F68">
        <w:rPr>
          <w:sz w:val="24"/>
        </w:rPr>
        <w:t>(Tongal &amp; Booij, 2016)</w:t>
      </w:r>
      <w:r w:rsidR="00934F68">
        <w:rPr>
          <w:sz w:val="24"/>
          <w:szCs w:val="24"/>
        </w:rPr>
        <w:fldChar w:fldCharType="end"/>
      </w:r>
      <w:r w:rsidR="00934F68">
        <w:rPr>
          <w:sz w:val="24"/>
          <w:szCs w:val="24"/>
        </w:rPr>
        <w:t xml:space="preserve">  used SETAR models to capture the non-linear dynamics of nine rivers in the western U.S. </w:t>
      </w:r>
      <w:r w:rsidR="004156C8">
        <w:rPr>
          <w:sz w:val="24"/>
          <w:szCs w:val="24"/>
        </w:rPr>
        <w:t xml:space="preserve"> uses a hybrid SETAR-GARCH approach to model streamflow with applications shown for rivers in Iran. </w:t>
      </w:r>
      <w:r w:rsidR="00934F68">
        <w:rPr>
          <w:sz w:val="24"/>
          <w:szCs w:val="24"/>
        </w:rPr>
        <w:t xml:space="preserve">To the author’s best knowledge, this is the only study which uses SETAR to model </w:t>
      </w:r>
      <w:r w:rsidR="004156C8">
        <w:rPr>
          <w:sz w:val="24"/>
          <w:szCs w:val="24"/>
        </w:rPr>
        <w:t xml:space="preserve">multi-site PC transformed annual maximum streamflow data, with a distinct regime structure unlike daily and monthly flows. </w:t>
      </w:r>
    </w:p>
    <w:p w14:paraId="48A5D193" w14:textId="4FD9A5A3" w:rsidR="0011525D" w:rsidRDefault="00A225B8">
      <w:pPr>
        <w:spacing w:before="240" w:after="240"/>
        <w:ind w:firstLine="720"/>
        <w:rPr>
          <w:sz w:val="24"/>
          <w:szCs w:val="24"/>
        </w:rPr>
      </w:pPr>
      <w:r>
        <w:rPr>
          <w:sz w:val="24"/>
          <w:szCs w:val="24"/>
        </w:rPr>
        <w:t>Along with the PC-SETAR approach,  a simpler PC-AR and PC-WARM</w:t>
      </w:r>
      <w:r>
        <w:rPr>
          <w:sz w:val="24"/>
          <w:szCs w:val="24"/>
        </w:rPr>
        <w:fldChar w:fldCharType="begin"/>
      </w:r>
      <w:r>
        <w:rPr>
          <w:sz w:val="24"/>
          <w:szCs w:val="24"/>
        </w:rPr>
        <w:instrText xml:space="preserve"> ADDIN ZOTERO_ITEM CSL_CITATION {"citationID":"dGGaRurl","properties":{"formattedCitation":"(Kwon, Lall, &amp; Khalil, 2007)","plainCitation":"(Kwon, Lall, &amp; Khalil, 2007)","noteIndex":0},"citationItems":[{"id":591,"uris":["http://zotero.org/users/4874514/items/KZTYUKLL"],"uri":["http://zotero.org/users/4874514/items/KZTYUKLL"],"itemData":{"id":591,"type":"article-journal","title":"Stochastic simulation model for nonstationary time series using an autoregressive wavelet decomposition: Applications to rainfall and temperature","container-title":"Water Resources Research","volume":"43","issue":"5","source":"Wiley Online Library","abstract":"A time series simulation scheme based on wavelet decomposition coupled to an autoregressive model is presented for hydroclimatic series that exhibit band-limited low-frequency variability. Many nonlinear dynamical systems generate time series that appear to have amplitude- and frequency-modulated oscillations that may correspond to the recurrence of different solution regimes. The use of wavelet decomposition followed by an autoregressive model of each leading component is explored as a model for such time series. The first example considered is the Lorenz-84 low-order model of extratropical circulation, which has been used to illustrate how chaos and intransitivity (multiple stable solutions) can lead to low-frequency variability. The central England temperature (CET) time series, the NINO3.4 series that is a surrogate for El Nino–Southern Oscillation, and seasonal rainfall from Everglades National Park, Florida, are then modeled with this approach. The proposed simulation model yields better results than a traditional linear autoregressive (AR) time series model in terms of reproducing the time-frequency properties of the observed rainfall, while preserving the statistics usually reproduced by the AR models.","URL":"https://agupubs.onlinelibrary.wiley.com/doi/abs/10.1029/2006WR005258","DOI":"10.1029/2006WR005258","ISSN":"1944-7973","title-short":"Stochastic simulation model for nonstationary time series using an autoregressive wavelet decomposition","language":"en","author":[{"family":"Kwon","given":"Hyun-Han"},{"family":"Lall","given":"Upmanu"},{"family":"Khalil","given":"Abedalrazq F."}],"issued":{"date-parts":[["2007"]]},"accessed":{"date-parts":[["2019",7,2]]}}}],"schema":"https://github.com/citation-style-language/schema/raw/master/csl-citation.json"} </w:instrText>
      </w:r>
      <w:r>
        <w:rPr>
          <w:sz w:val="24"/>
          <w:szCs w:val="24"/>
        </w:rPr>
        <w:fldChar w:fldCharType="separate"/>
      </w:r>
      <w:r w:rsidRPr="00A225B8">
        <w:rPr>
          <w:sz w:val="24"/>
        </w:rPr>
        <w:t>(Kwon, Lall, &amp; Khalil, 2007)</w:t>
      </w:r>
      <w:r>
        <w:rPr>
          <w:sz w:val="24"/>
          <w:szCs w:val="24"/>
        </w:rPr>
        <w:fldChar w:fldCharType="end"/>
      </w:r>
      <w:r>
        <w:rPr>
          <w:sz w:val="24"/>
          <w:szCs w:val="24"/>
        </w:rPr>
        <w:t xml:space="preserve"> were used to capture the dynamics but the SETAR models performed the best</w:t>
      </w:r>
      <w:r w:rsidR="008D01E7">
        <w:rPr>
          <w:sz w:val="24"/>
          <w:szCs w:val="24"/>
        </w:rPr>
        <w:t xml:space="preserve">. </w:t>
      </w:r>
      <w:r>
        <w:rPr>
          <w:sz w:val="24"/>
          <w:szCs w:val="24"/>
        </w:rPr>
        <w:t>Refer Annex</w:t>
      </w:r>
      <w:r w:rsidR="00B32E63">
        <w:rPr>
          <w:sz w:val="24"/>
          <w:szCs w:val="24"/>
        </w:rPr>
        <w:t xml:space="preserve"> </w:t>
      </w:r>
      <w:r w:rsidR="00B32E63" w:rsidRPr="00B32E63">
        <w:rPr>
          <w:b/>
          <w:bCs/>
          <w:sz w:val="24"/>
          <w:szCs w:val="24"/>
        </w:rPr>
        <w:t>XX</w:t>
      </w:r>
      <w:r>
        <w:rPr>
          <w:sz w:val="24"/>
          <w:szCs w:val="24"/>
        </w:rPr>
        <w:t xml:space="preserve"> for addit</w:t>
      </w:r>
      <w:r w:rsidR="00B32E63">
        <w:rPr>
          <w:sz w:val="24"/>
          <w:szCs w:val="24"/>
        </w:rPr>
        <w:t>i</w:t>
      </w:r>
      <w:r>
        <w:rPr>
          <w:sz w:val="24"/>
          <w:szCs w:val="24"/>
        </w:rPr>
        <w:t xml:space="preserve">onal details regarding SETAR models and the results from the PC-AR and PC-WARM. </w:t>
      </w:r>
    </w:p>
    <w:p w14:paraId="54D86080" w14:textId="0791769D" w:rsidR="0011525D" w:rsidDel="00FA7B06" w:rsidRDefault="008D01E7">
      <w:pPr>
        <w:spacing w:before="240" w:after="240"/>
        <w:rPr>
          <w:del w:id="7" w:author="Yash Amonkar" w:date="2019-10-17T16:07:00Z"/>
          <w:rFonts w:ascii="Calibri" w:eastAsia="Calibri" w:hAnsi="Calibri" w:cs="Calibri"/>
          <w:b/>
          <w:sz w:val="36"/>
          <w:szCs w:val="36"/>
        </w:rPr>
      </w:pPr>
      <w:r>
        <w:rPr>
          <w:rFonts w:ascii="Calibri" w:eastAsia="Calibri" w:hAnsi="Calibri" w:cs="Calibri"/>
          <w:b/>
          <w:sz w:val="36"/>
          <w:szCs w:val="36"/>
        </w:rPr>
        <w:t xml:space="preserve">Results &amp; </w:t>
      </w:r>
      <w:r w:rsidR="00C40FD5">
        <w:rPr>
          <w:rFonts w:ascii="Calibri" w:eastAsia="Calibri" w:hAnsi="Calibri" w:cs="Calibri"/>
          <w:b/>
          <w:sz w:val="36"/>
          <w:szCs w:val="36"/>
        </w:rPr>
        <w:t>Discussion</w:t>
      </w:r>
      <w:r w:rsidR="00C40FD5">
        <w:rPr>
          <w:rFonts w:ascii="Calibri" w:eastAsia="Calibri" w:hAnsi="Calibri" w:cs="Calibri"/>
          <w:sz w:val="16"/>
          <w:szCs w:val="16"/>
        </w:rPr>
        <w:t>:</w:t>
      </w:r>
      <w:r>
        <w:rPr>
          <w:rFonts w:ascii="Calibri" w:eastAsia="Calibri" w:hAnsi="Calibri" w:cs="Calibri"/>
          <w:b/>
          <w:sz w:val="36"/>
          <w:szCs w:val="36"/>
        </w:rPr>
        <w:t xml:space="preserve"> -</w:t>
      </w:r>
    </w:p>
    <w:p w14:paraId="0BFB039E" w14:textId="77777777" w:rsidR="0011525D" w:rsidRDefault="0011525D">
      <w:pPr>
        <w:spacing w:before="240" w:after="240"/>
        <w:rPr>
          <w:rFonts w:ascii="Calibri" w:eastAsia="Calibri" w:hAnsi="Calibri" w:cs="Calibri"/>
          <w:b/>
          <w:sz w:val="36"/>
          <w:szCs w:val="36"/>
        </w:rPr>
      </w:pPr>
    </w:p>
    <w:p w14:paraId="37C67434" w14:textId="77777777" w:rsidR="0011525D" w:rsidRDefault="008D01E7">
      <w:pPr>
        <w:spacing w:before="240" w:after="240"/>
        <w:rPr>
          <w:rFonts w:ascii="Calibri" w:eastAsia="Calibri" w:hAnsi="Calibri" w:cs="Calibri"/>
          <w:sz w:val="28"/>
          <w:szCs w:val="28"/>
          <w:u w:val="single"/>
        </w:rPr>
      </w:pPr>
      <w:r>
        <w:rPr>
          <w:rFonts w:ascii="Calibri" w:eastAsia="Calibri" w:hAnsi="Calibri" w:cs="Calibri"/>
          <w:sz w:val="28"/>
          <w:szCs w:val="28"/>
          <w:u w:val="single"/>
        </w:rPr>
        <w:t>Diagnosis</w:t>
      </w:r>
    </w:p>
    <w:p w14:paraId="5364C462" w14:textId="41FE9765" w:rsidR="0011525D" w:rsidRDefault="008D01E7" w:rsidP="009C05CC">
      <w:pPr>
        <w:spacing w:before="240" w:after="240"/>
        <w:ind w:firstLine="540"/>
        <w:rPr>
          <w:sz w:val="24"/>
          <w:szCs w:val="24"/>
        </w:rPr>
      </w:pPr>
      <w:commentRangeStart w:id="8"/>
      <w:r>
        <w:rPr>
          <w:sz w:val="24"/>
          <w:szCs w:val="24"/>
        </w:rPr>
        <w:t>The</w:t>
      </w:r>
      <w:commentRangeEnd w:id="8"/>
      <w:r w:rsidR="00A6742A">
        <w:rPr>
          <w:rStyle w:val="CommentReference"/>
        </w:rPr>
        <w:commentReference w:id="8"/>
      </w:r>
      <w:r>
        <w:rPr>
          <w:sz w:val="24"/>
          <w:szCs w:val="24"/>
        </w:rPr>
        <w:t xml:space="preserve"> diagnosis portion of the analysis is mainly concerned with the understanding of modes of streamflow extremes through their spatio-temporal structure. The results from the PC-Wavelet and Wave-Clust methods are shown in Figure XX.   </w:t>
      </w:r>
    </w:p>
    <w:p w14:paraId="26B9390B" w14:textId="265808F4" w:rsidR="0011525D" w:rsidRPr="00451C79" w:rsidRDefault="008D01E7" w:rsidP="00451C79">
      <w:pPr>
        <w:spacing w:before="240" w:after="240"/>
        <w:ind w:firstLine="540"/>
        <w:rPr>
          <w:sz w:val="24"/>
          <w:szCs w:val="24"/>
        </w:rPr>
      </w:pPr>
      <w:r>
        <w:rPr>
          <w:sz w:val="24"/>
          <w:szCs w:val="24"/>
          <w:u w:val="single"/>
        </w:rPr>
        <w:t>Explain the Figure’s Results</w:t>
      </w:r>
      <w:r>
        <w:rPr>
          <w:sz w:val="24"/>
          <w:szCs w:val="24"/>
        </w:rPr>
        <w:t xml:space="preserve"> </w:t>
      </w:r>
      <w:r w:rsidR="00BC122D">
        <w:rPr>
          <w:sz w:val="24"/>
          <w:szCs w:val="24"/>
        </w:rPr>
        <w:t>–</w:t>
      </w:r>
      <w:r>
        <w:rPr>
          <w:sz w:val="24"/>
          <w:szCs w:val="24"/>
        </w:rPr>
        <w:t xml:space="preserve"> </w:t>
      </w:r>
      <w:r w:rsidR="00BC122D">
        <w:rPr>
          <w:sz w:val="24"/>
          <w:szCs w:val="24"/>
        </w:rPr>
        <w:t xml:space="preserve">The </w:t>
      </w:r>
      <w:r w:rsidR="007F07BB">
        <w:rPr>
          <w:sz w:val="24"/>
          <w:szCs w:val="24"/>
        </w:rPr>
        <w:t>1</w:t>
      </w:r>
      <w:r w:rsidR="007F07BB" w:rsidRPr="007F07BB">
        <w:rPr>
          <w:sz w:val="24"/>
          <w:szCs w:val="24"/>
          <w:vertAlign w:val="superscript"/>
        </w:rPr>
        <w:t>st</w:t>
      </w:r>
      <w:r w:rsidR="007F07BB">
        <w:rPr>
          <w:sz w:val="24"/>
          <w:szCs w:val="24"/>
        </w:rPr>
        <w:t xml:space="preserve"> and 2</w:t>
      </w:r>
      <w:r w:rsidR="007F07BB" w:rsidRPr="007F07BB">
        <w:rPr>
          <w:sz w:val="24"/>
          <w:szCs w:val="24"/>
          <w:vertAlign w:val="superscript"/>
        </w:rPr>
        <w:t>nd</w:t>
      </w:r>
      <w:r w:rsidR="007F07BB">
        <w:rPr>
          <w:sz w:val="24"/>
          <w:szCs w:val="24"/>
        </w:rPr>
        <w:t xml:space="preserve"> p</w:t>
      </w:r>
      <w:r w:rsidR="00BC122D">
        <w:rPr>
          <w:sz w:val="24"/>
          <w:szCs w:val="24"/>
        </w:rPr>
        <w:t xml:space="preserve">rincipal </w:t>
      </w:r>
      <w:r w:rsidR="007F07BB">
        <w:rPr>
          <w:sz w:val="24"/>
          <w:szCs w:val="24"/>
        </w:rPr>
        <w:t>c</w:t>
      </w:r>
      <w:r w:rsidR="00BC122D">
        <w:rPr>
          <w:sz w:val="24"/>
          <w:szCs w:val="24"/>
        </w:rPr>
        <w:t>omponents</w:t>
      </w:r>
      <w:r w:rsidR="007F07BB">
        <w:rPr>
          <w:sz w:val="24"/>
          <w:szCs w:val="24"/>
        </w:rPr>
        <w:t xml:space="preserve"> of extreme streamflow explain about 4</w:t>
      </w:r>
      <w:r w:rsidR="00451C79">
        <w:rPr>
          <w:sz w:val="24"/>
          <w:szCs w:val="24"/>
        </w:rPr>
        <w:t>0</w:t>
      </w:r>
      <w:r w:rsidR="007F07BB">
        <w:rPr>
          <w:sz w:val="24"/>
          <w:szCs w:val="24"/>
        </w:rPr>
        <w:t xml:space="preserve">% and 14% of the total variance and were used for the subsequent analysis shown in Figure 2. (Annex __ </w:t>
      </w:r>
      <w:r w:rsidR="00451C79">
        <w:rPr>
          <w:sz w:val="24"/>
          <w:szCs w:val="24"/>
        </w:rPr>
        <w:t>i</w:t>
      </w:r>
      <w:r w:rsidR="007F07BB">
        <w:rPr>
          <w:sz w:val="24"/>
          <w:szCs w:val="24"/>
        </w:rPr>
        <w:t xml:space="preserve">ncludes the same plot for PC3~9% variance) </w:t>
      </w:r>
    </w:p>
    <w:p w14:paraId="1E36098D" w14:textId="415C71B8" w:rsidR="0011525D" w:rsidRDefault="00BC122D" w:rsidP="00E1087C">
      <w:pPr>
        <w:spacing w:before="240" w:after="240"/>
        <w:rPr>
          <w:sz w:val="16"/>
          <w:szCs w:val="16"/>
        </w:rPr>
      </w:pPr>
      <w:r w:rsidRPr="00BC122D">
        <w:rPr>
          <w:noProof/>
          <w:sz w:val="16"/>
          <w:szCs w:val="16"/>
        </w:rPr>
        <w:lastRenderedPageBreak/>
        <w:drawing>
          <wp:inline distT="0" distB="0" distL="0" distR="0" wp14:anchorId="12838680" wp14:editId="066FEBAC">
            <wp:extent cx="5943600" cy="4236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36085"/>
                    </a:xfrm>
                    <a:prstGeom prst="rect">
                      <a:avLst/>
                    </a:prstGeom>
                  </pic:spPr>
                </pic:pic>
              </a:graphicData>
            </a:graphic>
          </wp:inline>
        </w:drawing>
      </w:r>
    </w:p>
    <w:p w14:paraId="1A192C35" w14:textId="67E9D9AF" w:rsidR="0011525D" w:rsidRDefault="008D01E7">
      <w:pPr>
        <w:spacing w:before="240" w:after="240"/>
        <w:jc w:val="center"/>
        <w:rPr>
          <w:i/>
        </w:rPr>
      </w:pPr>
      <w:r>
        <w:rPr>
          <w:i/>
        </w:rPr>
        <w:t>Figure 2: - PCWavelet Analysis (a, c) and WaveClust Analysis (b, d) for the 1</w:t>
      </w:r>
      <w:r>
        <w:rPr>
          <w:i/>
          <w:vertAlign w:val="superscript"/>
        </w:rPr>
        <w:t>st</w:t>
      </w:r>
      <w:r>
        <w:rPr>
          <w:i/>
        </w:rPr>
        <w:t xml:space="preserve"> PC(</w:t>
      </w:r>
      <w:r w:rsidR="00C40FD5">
        <w:rPr>
          <w:i/>
        </w:rPr>
        <w:t>a, b</w:t>
      </w:r>
      <w:r>
        <w:rPr>
          <w:i/>
        </w:rPr>
        <w:t>) and 2</w:t>
      </w:r>
      <w:r>
        <w:rPr>
          <w:i/>
          <w:vertAlign w:val="superscript"/>
        </w:rPr>
        <w:t>nd</w:t>
      </w:r>
      <w:r>
        <w:rPr>
          <w:i/>
        </w:rPr>
        <w:t xml:space="preserve"> PC(c,d). For each subplot: - Top-left – The PC with the loess line in red. Top-right – Global Wavelet Spectrum. The red and black lines correspond to the 90% significance red and white noise respectively. Bottom-Left – Wavelet Coherence for each PC. Bottom-Right – The PCs loadings (absolute values from blue to red) for each site.</w:t>
      </w:r>
    </w:p>
    <w:p w14:paraId="52C1B9C1" w14:textId="77777777" w:rsidR="0011525D" w:rsidRDefault="008D01E7">
      <w:pPr>
        <w:spacing w:before="240" w:after="240"/>
      </w:pPr>
      <w:r>
        <w:t xml:space="preserve"> </w:t>
      </w:r>
    </w:p>
    <w:p w14:paraId="297E9937" w14:textId="77777777" w:rsidR="002408CC" w:rsidRDefault="008D01E7" w:rsidP="002408CC">
      <w:pPr>
        <w:spacing w:before="240" w:after="240"/>
        <w:ind w:firstLine="720"/>
        <w:rPr>
          <w:sz w:val="24"/>
          <w:szCs w:val="24"/>
        </w:rPr>
      </w:pPr>
      <w:r>
        <w:rPr>
          <w:sz w:val="24"/>
          <w:szCs w:val="24"/>
        </w:rPr>
        <w:t>As seen from Figure 2, the output from PC-Wavelet and Wave-Clust for PC 1-2 and correspondingly cluster 1-2 are nearly identical. Focusing first on the temporal dimension, the wavelet spectrum for PC-1 of the entire field i.e. PC-Wavel</w:t>
      </w:r>
      <w:r w:rsidR="00451C79">
        <w:rPr>
          <w:sz w:val="24"/>
          <w:szCs w:val="24"/>
        </w:rPr>
        <w:t>et(2a)</w:t>
      </w:r>
      <w:r>
        <w:rPr>
          <w:sz w:val="24"/>
          <w:szCs w:val="24"/>
        </w:rPr>
        <w:t xml:space="preserve"> shows a sharp peak </w:t>
      </w:r>
      <w:r w:rsidR="00451C79">
        <w:rPr>
          <w:sz w:val="24"/>
          <w:szCs w:val="24"/>
        </w:rPr>
        <w:t>around 7</w:t>
      </w:r>
      <w:r>
        <w:rPr>
          <w:sz w:val="24"/>
          <w:szCs w:val="24"/>
        </w:rPr>
        <w:t xml:space="preserve"> years. This is nearly replicated in the 1</w:t>
      </w:r>
      <w:r>
        <w:rPr>
          <w:sz w:val="24"/>
          <w:szCs w:val="24"/>
          <w:vertAlign w:val="superscript"/>
        </w:rPr>
        <w:t>st</w:t>
      </w:r>
      <w:r>
        <w:rPr>
          <w:sz w:val="24"/>
          <w:szCs w:val="24"/>
        </w:rPr>
        <w:t xml:space="preserve"> PC of Cluster-1 as computed by WaveClust</w:t>
      </w:r>
      <w:r w:rsidR="00451C79">
        <w:rPr>
          <w:sz w:val="24"/>
          <w:szCs w:val="24"/>
        </w:rPr>
        <w:t>(2b), which also shows a periodicity around the 12</w:t>
      </w:r>
      <w:r w:rsidR="004805DF">
        <w:rPr>
          <w:sz w:val="24"/>
          <w:szCs w:val="24"/>
        </w:rPr>
        <w:t>-yr cycle</w:t>
      </w:r>
      <w:r>
        <w:rPr>
          <w:sz w:val="24"/>
          <w:szCs w:val="24"/>
        </w:rPr>
        <w:t xml:space="preserve">. Further the </w:t>
      </w:r>
      <w:r w:rsidR="00451C79">
        <w:rPr>
          <w:sz w:val="24"/>
          <w:szCs w:val="24"/>
        </w:rPr>
        <w:t>7-yr.</w:t>
      </w:r>
      <w:r>
        <w:rPr>
          <w:sz w:val="24"/>
          <w:szCs w:val="24"/>
        </w:rPr>
        <w:t xml:space="preserve"> peak in spectrum in both cases crosses the 90% confidence interval over red and white noise respectively</w:t>
      </w:r>
      <w:r w:rsidR="004805DF">
        <w:rPr>
          <w:sz w:val="24"/>
          <w:szCs w:val="24"/>
        </w:rPr>
        <w:t>, with significance computed against mean background spectrums</w:t>
      </w:r>
      <w:r w:rsidR="004805DF">
        <w:rPr>
          <w:sz w:val="24"/>
          <w:szCs w:val="24"/>
        </w:rPr>
        <w:fldChar w:fldCharType="begin"/>
      </w:r>
      <w:r w:rsidR="004805DF">
        <w:rPr>
          <w:sz w:val="24"/>
          <w:szCs w:val="24"/>
        </w:rPr>
        <w:instrText xml:space="preserve"> ADDIN ZOTERO_ITEM CSL_CITATION {"citationID":"bfUSHfvf","properties":{"formattedCitation":"(Torrence &amp; Compo, 1998)","plainCitation":"(Torrence &amp; Compo, 1998)","noteIndex":0},"citationItems":[{"id":470,"uris":["http://zotero.org/users/4874514/items/UDGG5D2Z"],"uri":["http://zotero.org/users/4874514/items/UDGG5D2Z"],"itemData":{"id":470,"type":"article-journal","title":"A Practical Guide to Wavelet Analysis","container-title":"Bulletin of the American Meteorological Society","page":"61-78","volume":"79","issue":"1","source":"journals.ametsoc.org (Atypon)","abstract":"A practical step-by-step guide to wavelet analysis is given, with examples taken from time series of the El Niño–Southern Oscillation (ENSO). The guide includes a comparison to the windowed Fourier transform, the choice of an appropriate wavelet basis function, edge effects due to finite-length time series, and the relationship between wavelet scale and Fourier frequency. New statistical significance tests for wavelet power spectra are developed by deriving theoretical wavelet spectra for white and red noise processes and using these to establish significance levels and confidence intervals. It is shown that smoothing in time or scale can be used to increase the confidence of the wavelet spectrum. Empirical formulas are given for the effect of smoothing on significance levels and confidence intervals. Extensions to wavelet analysis such as filtering, the power Hovmöller, cross-wavelet spectra, and coherence are described. The statistical significance tests are used to give a quantitative measure of changes in ENSO variance on interdecadal timescales. Using new datasets that extend back to 1871, the Niño3 sea surface temperature and the Southern Oscillation index show significantly higher power during 1880–1920 and 1960–90, and lower power during 1920–60, as well as a possible 15-yr modulation of variance. The power Hovmöller of sea level pressure shows significant variations in 2–8-yr wavelet power in both longitude and time.","DOI":"10.1175/1520-0477(1998)079&lt;0061:APGTWA&gt;2.0.CO;2","ISSN":"0003-0007","journalAbbreviation":"Bull. Amer. Meteor. Soc.","author":[{"family":"Torrence","given":"Christopher"},{"family":"Compo","given":"Gilbert P."}],"issued":{"date-parts":[["1998",1,1]]}}}],"schema":"https://github.com/citation-style-language/schema/raw/master/csl-citation.json"} </w:instrText>
      </w:r>
      <w:r w:rsidR="004805DF">
        <w:rPr>
          <w:sz w:val="24"/>
          <w:szCs w:val="24"/>
        </w:rPr>
        <w:fldChar w:fldCharType="separate"/>
      </w:r>
      <w:r w:rsidR="004805DF" w:rsidRPr="004805DF">
        <w:rPr>
          <w:sz w:val="24"/>
        </w:rPr>
        <w:t>(Torrence &amp; Compo, 1998)</w:t>
      </w:r>
      <w:r w:rsidR="004805DF">
        <w:rPr>
          <w:sz w:val="24"/>
          <w:szCs w:val="24"/>
        </w:rPr>
        <w:fldChar w:fldCharType="end"/>
      </w:r>
      <w:r w:rsidR="004805DF">
        <w:rPr>
          <w:sz w:val="24"/>
          <w:szCs w:val="24"/>
        </w:rPr>
        <w:t xml:space="preserve">. </w:t>
      </w:r>
      <w:r>
        <w:rPr>
          <w:sz w:val="24"/>
          <w:szCs w:val="24"/>
        </w:rPr>
        <w:t xml:space="preserve"> Unlike the global wavelet spectrum(top-right), the power spectrum(bottom-left) gives a time-frequency dimension. Here again, both show similar regions in time (up to 1960s) where the </w:t>
      </w:r>
      <w:r w:rsidR="009A36F4">
        <w:rPr>
          <w:sz w:val="24"/>
          <w:szCs w:val="24"/>
        </w:rPr>
        <w:t xml:space="preserve">near </w:t>
      </w:r>
      <w:r>
        <w:rPr>
          <w:sz w:val="24"/>
          <w:szCs w:val="24"/>
        </w:rPr>
        <w:t xml:space="preserve">7 yr. periodicity </w:t>
      </w:r>
      <w:r w:rsidR="009A36F4">
        <w:rPr>
          <w:sz w:val="24"/>
          <w:szCs w:val="24"/>
        </w:rPr>
        <w:t>is dominant, with the strength of the lower frequencies carrying forward until the early 1970’s</w:t>
      </w:r>
      <w:r>
        <w:rPr>
          <w:sz w:val="24"/>
          <w:szCs w:val="24"/>
        </w:rPr>
        <w:t>.</w:t>
      </w:r>
    </w:p>
    <w:p w14:paraId="35E8F62E" w14:textId="5D0FE308" w:rsidR="0011525D" w:rsidRDefault="008D01E7" w:rsidP="002408CC">
      <w:pPr>
        <w:spacing w:before="240" w:after="240"/>
        <w:ind w:firstLine="720"/>
        <w:rPr>
          <w:sz w:val="24"/>
          <w:szCs w:val="24"/>
        </w:rPr>
      </w:pPr>
      <w:r>
        <w:rPr>
          <w:sz w:val="24"/>
          <w:szCs w:val="24"/>
        </w:rPr>
        <w:lastRenderedPageBreak/>
        <w:t>The PC-2</w:t>
      </w:r>
      <w:r w:rsidR="00B1004E">
        <w:rPr>
          <w:sz w:val="24"/>
          <w:szCs w:val="24"/>
        </w:rPr>
        <w:t>(2c)</w:t>
      </w:r>
      <w:r>
        <w:rPr>
          <w:sz w:val="24"/>
          <w:szCs w:val="24"/>
        </w:rPr>
        <w:t xml:space="preserve"> and Cluster-2 PC-1</w:t>
      </w:r>
      <w:r w:rsidR="00B1004E">
        <w:rPr>
          <w:sz w:val="24"/>
          <w:szCs w:val="24"/>
        </w:rPr>
        <w:t>(2d)</w:t>
      </w:r>
      <w:r>
        <w:rPr>
          <w:sz w:val="24"/>
          <w:szCs w:val="24"/>
        </w:rPr>
        <w:t xml:space="preserve"> both show strong trends(top-left).</w:t>
      </w:r>
      <w:r w:rsidR="002408CC">
        <w:rPr>
          <w:sz w:val="24"/>
          <w:szCs w:val="24"/>
        </w:rPr>
        <w:t xml:space="preserve"> 2</w:t>
      </w:r>
      <w:r w:rsidR="00B308BE">
        <w:rPr>
          <w:sz w:val="24"/>
          <w:szCs w:val="24"/>
        </w:rPr>
        <w:t>-</w:t>
      </w:r>
      <w:r w:rsidR="002408CC">
        <w:rPr>
          <w:sz w:val="24"/>
          <w:szCs w:val="24"/>
        </w:rPr>
        <w:t xml:space="preserve">c </w:t>
      </w:r>
      <w:r w:rsidR="00B308BE">
        <w:rPr>
          <w:sz w:val="24"/>
          <w:szCs w:val="24"/>
        </w:rPr>
        <w:t>is</w:t>
      </w:r>
      <w:r w:rsidR="002408CC">
        <w:rPr>
          <w:sz w:val="24"/>
          <w:szCs w:val="24"/>
        </w:rPr>
        <w:t xml:space="preserve"> monotonically decreasing</w:t>
      </w:r>
      <w:r w:rsidR="00B308BE">
        <w:rPr>
          <w:sz w:val="24"/>
          <w:szCs w:val="24"/>
        </w:rPr>
        <w:t xml:space="preserve"> throughout</w:t>
      </w:r>
      <w:r w:rsidR="002408CC">
        <w:rPr>
          <w:sz w:val="24"/>
          <w:szCs w:val="24"/>
        </w:rPr>
        <w:t xml:space="preserve"> as seen by the loess fit</w:t>
      </w:r>
      <w:r w:rsidR="00B308BE">
        <w:rPr>
          <w:sz w:val="24"/>
          <w:szCs w:val="24"/>
        </w:rPr>
        <w:t xml:space="preserve"> and is contrasted against</w:t>
      </w:r>
      <w:r w:rsidR="002408CC">
        <w:rPr>
          <w:sz w:val="24"/>
          <w:szCs w:val="24"/>
        </w:rPr>
        <w:t xml:space="preserve"> 2</w:t>
      </w:r>
      <w:r w:rsidR="00B308BE">
        <w:rPr>
          <w:sz w:val="24"/>
          <w:szCs w:val="24"/>
        </w:rPr>
        <w:t>-</w:t>
      </w:r>
      <w:r w:rsidR="002408CC">
        <w:rPr>
          <w:sz w:val="24"/>
          <w:szCs w:val="24"/>
        </w:rPr>
        <w:t xml:space="preserve">d </w:t>
      </w:r>
      <w:r w:rsidR="00B308BE">
        <w:rPr>
          <w:sz w:val="24"/>
          <w:szCs w:val="24"/>
        </w:rPr>
        <w:t>which decreases</w:t>
      </w:r>
      <w:r w:rsidR="002408CC">
        <w:rPr>
          <w:sz w:val="24"/>
          <w:szCs w:val="24"/>
        </w:rPr>
        <w:t xml:space="preserve"> up to the 80’s and then stabilizes. </w:t>
      </w:r>
      <w:r w:rsidR="00377B40">
        <w:rPr>
          <w:sz w:val="24"/>
          <w:szCs w:val="24"/>
        </w:rPr>
        <w:t>T</w:t>
      </w:r>
      <w:r>
        <w:rPr>
          <w:sz w:val="24"/>
          <w:szCs w:val="24"/>
        </w:rPr>
        <w:t xml:space="preserve">he </w:t>
      </w:r>
      <w:r w:rsidR="00B1004E">
        <w:rPr>
          <w:sz w:val="24"/>
          <w:szCs w:val="24"/>
        </w:rPr>
        <w:t xml:space="preserve">global wavelet spectrum and </w:t>
      </w:r>
      <w:r>
        <w:rPr>
          <w:sz w:val="24"/>
          <w:szCs w:val="24"/>
        </w:rPr>
        <w:t>power spectrum</w:t>
      </w:r>
      <w:r w:rsidR="00B1004E">
        <w:rPr>
          <w:sz w:val="24"/>
          <w:szCs w:val="24"/>
        </w:rPr>
        <w:t xml:space="preserve"> </w:t>
      </w:r>
      <w:r w:rsidR="00414675">
        <w:rPr>
          <w:sz w:val="24"/>
          <w:szCs w:val="24"/>
        </w:rPr>
        <w:t xml:space="preserve">do not help uncover the </w:t>
      </w:r>
      <w:r w:rsidR="00B308BE">
        <w:rPr>
          <w:sz w:val="24"/>
          <w:szCs w:val="24"/>
        </w:rPr>
        <w:t xml:space="preserve">time-frequency </w:t>
      </w:r>
      <w:r w:rsidR="00414675">
        <w:rPr>
          <w:sz w:val="24"/>
          <w:szCs w:val="24"/>
        </w:rPr>
        <w:t xml:space="preserve">structure due to the underlying </w:t>
      </w:r>
      <w:r w:rsidR="00B1004E">
        <w:rPr>
          <w:sz w:val="24"/>
          <w:szCs w:val="24"/>
        </w:rPr>
        <w:t>trend.</w:t>
      </w:r>
      <w:r>
        <w:rPr>
          <w:sz w:val="24"/>
          <w:szCs w:val="24"/>
        </w:rPr>
        <w:t xml:space="preserve"> </w:t>
      </w:r>
    </w:p>
    <w:p w14:paraId="6B53DDEE" w14:textId="0B75D399" w:rsidR="00E0389F" w:rsidRDefault="008D01E7" w:rsidP="00E0389F">
      <w:pPr>
        <w:spacing w:before="240" w:after="240"/>
        <w:ind w:firstLine="720"/>
        <w:rPr>
          <w:sz w:val="24"/>
          <w:szCs w:val="24"/>
        </w:rPr>
      </w:pPr>
      <w:r>
        <w:rPr>
          <w:sz w:val="24"/>
          <w:szCs w:val="24"/>
        </w:rPr>
        <w:t>For both</w:t>
      </w:r>
      <w:r w:rsidR="00B308BE">
        <w:rPr>
          <w:sz w:val="24"/>
          <w:szCs w:val="24"/>
        </w:rPr>
        <w:t xml:space="preserve"> methods, </w:t>
      </w:r>
      <w:r>
        <w:rPr>
          <w:sz w:val="24"/>
          <w:szCs w:val="24"/>
        </w:rPr>
        <w:t xml:space="preserve">the colors scheme for the </w:t>
      </w:r>
      <w:r w:rsidR="00B308BE">
        <w:rPr>
          <w:sz w:val="24"/>
          <w:szCs w:val="24"/>
        </w:rPr>
        <w:t>g</w:t>
      </w:r>
      <w:r>
        <w:rPr>
          <w:sz w:val="24"/>
          <w:szCs w:val="24"/>
        </w:rPr>
        <w:t>auge</w:t>
      </w:r>
      <w:r w:rsidR="00B308BE">
        <w:rPr>
          <w:sz w:val="24"/>
          <w:szCs w:val="24"/>
        </w:rPr>
        <w:t>s</w:t>
      </w:r>
      <w:r>
        <w:rPr>
          <w:sz w:val="24"/>
          <w:szCs w:val="24"/>
        </w:rPr>
        <w:t xml:space="preserve"> (bottom-right) corresponds to the absolute value of the eigenvectors</w:t>
      </w:r>
      <w:r w:rsidR="00377B40">
        <w:rPr>
          <w:sz w:val="24"/>
          <w:szCs w:val="24"/>
        </w:rPr>
        <w:t xml:space="preserve"> with bluer shades denoting higher values and color fill denoting cluster membership for WaveClust.</w:t>
      </w:r>
      <w:r>
        <w:rPr>
          <w:sz w:val="24"/>
          <w:szCs w:val="24"/>
        </w:rPr>
        <w:t xml:space="preserve"> </w:t>
      </w:r>
      <w:r w:rsidR="00377B40">
        <w:rPr>
          <w:sz w:val="24"/>
          <w:szCs w:val="24"/>
        </w:rPr>
        <w:t>Focusing on the spatial field</w:t>
      </w:r>
      <w:r>
        <w:rPr>
          <w:sz w:val="24"/>
          <w:szCs w:val="24"/>
        </w:rPr>
        <w:t>,</w:t>
      </w:r>
      <w:r w:rsidR="00377B40">
        <w:rPr>
          <w:sz w:val="24"/>
          <w:szCs w:val="24"/>
        </w:rPr>
        <w:t xml:space="preserve"> </w:t>
      </w:r>
      <w:r>
        <w:rPr>
          <w:sz w:val="24"/>
          <w:szCs w:val="24"/>
        </w:rPr>
        <w:t xml:space="preserve">PC-1 and Cluster-1 PC-1 have the same pattern with the region of Indiana, eastern Illinois and western Ohio being the dominant mode across the Ohio River Basin. </w:t>
      </w:r>
      <w:r w:rsidR="00D41505">
        <w:rPr>
          <w:sz w:val="24"/>
          <w:szCs w:val="24"/>
        </w:rPr>
        <w:t xml:space="preserve">This region corresponds to the </w:t>
      </w:r>
      <w:r w:rsidR="00262C77">
        <w:rPr>
          <w:sz w:val="24"/>
          <w:szCs w:val="24"/>
        </w:rPr>
        <w:t xml:space="preserve">mainly </w:t>
      </w:r>
      <w:r w:rsidR="00D41505">
        <w:rPr>
          <w:sz w:val="24"/>
          <w:szCs w:val="24"/>
        </w:rPr>
        <w:t xml:space="preserve">Wabash river basin and </w:t>
      </w:r>
      <w:r w:rsidR="00262C77">
        <w:rPr>
          <w:sz w:val="24"/>
          <w:szCs w:val="24"/>
        </w:rPr>
        <w:t xml:space="preserve">some parts in </w:t>
      </w:r>
      <w:r w:rsidR="00D41505">
        <w:rPr>
          <w:sz w:val="24"/>
          <w:szCs w:val="24"/>
        </w:rPr>
        <w:t xml:space="preserve">the lower Ohio </w:t>
      </w:r>
      <w:r w:rsidR="00262C77">
        <w:rPr>
          <w:sz w:val="24"/>
          <w:szCs w:val="24"/>
        </w:rPr>
        <w:t>r</w:t>
      </w:r>
      <w:r w:rsidR="00D41505">
        <w:rPr>
          <w:sz w:val="24"/>
          <w:szCs w:val="24"/>
        </w:rPr>
        <w:t xml:space="preserve">iver </w:t>
      </w:r>
      <w:r w:rsidR="00262C77">
        <w:rPr>
          <w:sz w:val="24"/>
          <w:szCs w:val="24"/>
        </w:rPr>
        <w:t>b</w:t>
      </w:r>
      <w:r w:rsidR="00D41505">
        <w:rPr>
          <w:sz w:val="24"/>
          <w:szCs w:val="24"/>
        </w:rPr>
        <w:t>asin(Refer Annex __ to  map of the river basin breakup).</w:t>
      </w:r>
      <w:r w:rsidR="00262C77">
        <w:rPr>
          <w:sz w:val="24"/>
          <w:szCs w:val="24"/>
        </w:rPr>
        <w:t xml:space="preserve"> </w:t>
      </w:r>
      <w:r w:rsidR="00D41505">
        <w:rPr>
          <w:sz w:val="24"/>
          <w:szCs w:val="24"/>
        </w:rPr>
        <w:t xml:space="preserve"> </w:t>
      </w:r>
      <w:r>
        <w:rPr>
          <w:sz w:val="24"/>
          <w:szCs w:val="24"/>
        </w:rPr>
        <w:t>The PC-2 and Cluster-2 PC-1 is physically located in western Pennsylvania</w:t>
      </w:r>
      <w:r w:rsidR="00262C77">
        <w:rPr>
          <w:sz w:val="24"/>
          <w:szCs w:val="24"/>
        </w:rPr>
        <w:t xml:space="preserve"> and</w:t>
      </w:r>
      <w:r>
        <w:rPr>
          <w:sz w:val="24"/>
          <w:szCs w:val="24"/>
        </w:rPr>
        <w:t xml:space="preserve"> eastern Ohio.</w:t>
      </w:r>
      <w:r w:rsidR="00262C77">
        <w:rPr>
          <w:sz w:val="24"/>
          <w:szCs w:val="24"/>
        </w:rPr>
        <w:t xml:space="preserve"> These are the sites in the Allegheny, Monongahela, Muskingum and upper Ohio river basins. </w:t>
      </w:r>
    </w:p>
    <w:p w14:paraId="32FA5DFC" w14:textId="424349DB" w:rsidR="00E0389F" w:rsidRPr="00E0389F" w:rsidRDefault="00E0389F" w:rsidP="00E0389F">
      <w:pPr>
        <w:spacing w:before="240" w:after="240"/>
        <w:ind w:firstLine="720"/>
        <w:rPr>
          <w:sz w:val="28"/>
          <w:szCs w:val="28"/>
          <w:u w:val="single"/>
        </w:rPr>
      </w:pPr>
      <w:r>
        <w:rPr>
          <w:sz w:val="24"/>
          <w:szCs w:val="24"/>
        </w:rPr>
        <w:t>The similarities between these approaches break down on reaching PC-3 and Cluster-3 PC-1(plot shown in the annex). This is not surprising as the variance explained by PC-3 is less compared to PC 1-2 and cluster-3 does not have a lot of members for both to have strong signals over noise.</w:t>
      </w:r>
      <w:r w:rsidR="002F3486">
        <w:rPr>
          <w:sz w:val="24"/>
          <w:szCs w:val="24"/>
        </w:rPr>
        <w:t xml:space="preserve">PC-3 and cluster-3 PC-1(not shown) are situated in the central region mainly Green, Kentucky and middle Ohio river basins. (None of the sites in this dataset lie in the Cumberland and Tennessee river basins).   </w:t>
      </w:r>
      <w:r w:rsidR="008D01E7">
        <w:rPr>
          <w:sz w:val="24"/>
          <w:szCs w:val="24"/>
        </w:rPr>
        <w:t xml:space="preserve"> </w:t>
      </w:r>
    </w:p>
    <w:p w14:paraId="40056780" w14:textId="77777777" w:rsidR="00E0389F" w:rsidRDefault="008D01E7" w:rsidP="002F3486">
      <w:pPr>
        <w:spacing w:before="240" w:after="240"/>
        <w:ind w:firstLine="720"/>
        <w:rPr>
          <w:sz w:val="24"/>
          <w:szCs w:val="24"/>
        </w:rPr>
      </w:pPr>
      <w:r>
        <w:rPr>
          <w:sz w:val="24"/>
          <w:szCs w:val="24"/>
        </w:rPr>
        <w:t xml:space="preserve">The leading mode </w:t>
      </w:r>
      <w:r w:rsidR="00E0389F">
        <w:rPr>
          <w:sz w:val="24"/>
          <w:szCs w:val="24"/>
        </w:rPr>
        <w:t>in both</w:t>
      </w:r>
      <w:r>
        <w:rPr>
          <w:sz w:val="24"/>
          <w:szCs w:val="24"/>
        </w:rPr>
        <w:t xml:space="preserve"> method</w:t>
      </w:r>
      <w:r w:rsidR="00E0389F">
        <w:rPr>
          <w:sz w:val="24"/>
          <w:szCs w:val="24"/>
        </w:rPr>
        <w:t>s</w:t>
      </w:r>
      <w:r>
        <w:rPr>
          <w:sz w:val="24"/>
          <w:szCs w:val="24"/>
        </w:rPr>
        <w:t xml:space="preserve"> shows dependence in the western portion of the Ohio River Basin with a key </w:t>
      </w:r>
      <w:r w:rsidR="00C40FD5">
        <w:rPr>
          <w:sz w:val="24"/>
          <w:szCs w:val="24"/>
        </w:rPr>
        <w:t>7-year</w:t>
      </w:r>
      <w:r>
        <w:rPr>
          <w:sz w:val="24"/>
          <w:szCs w:val="24"/>
        </w:rPr>
        <w:t xml:space="preserve"> periodicity. </w:t>
      </w:r>
      <w:r w:rsidR="00E0389F">
        <w:rPr>
          <w:sz w:val="24"/>
          <w:szCs w:val="24"/>
        </w:rPr>
        <w:t>T</w:t>
      </w:r>
      <w:r>
        <w:rPr>
          <w:sz w:val="24"/>
          <w:szCs w:val="24"/>
        </w:rPr>
        <w:t xml:space="preserve">he second leading mode shows dependence on the </w:t>
      </w:r>
      <w:r w:rsidR="00C40FD5">
        <w:rPr>
          <w:sz w:val="24"/>
          <w:szCs w:val="24"/>
        </w:rPr>
        <w:t>eastern</w:t>
      </w:r>
      <w:r>
        <w:rPr>
          <w:sz w:val="24"/>
          <w:szCs w:val="24"/>
        </w:rPr>
        <w:t xml:space="preserve"> portion of the basin</w:t>
      </w:r>
      <w:r w:rsidR="00E0389F">
        <w:rPr>
          <w:sz w:val="24"/>
          <w:szCs w:val="24"/>
        </w:rPr>
        <w:t xml:space="preserve"> with no characteristic low frequency variations but presence of a trend</w:t>
      </w:r>
      <w:r>
        <w:rPr>
          <w:sz w:val="24"/>
          <w:szCs w:val="24"/>
        </w:rPr>
        <w:t>.</w:t>
      </w:r>
      <w:r w:rsidR="00E0389F">
        <w:rPr>
          <w:sz w:val="24"/>
          <w:szCs w:val="24"/>
        </w:rPr>
        <w:t xml:space="preserve"> Another way of looking at this is that the leading mode captures the dynamics of the western part (Wabash) along with the aggregated part(lower Ohio) basin. In part the leading mode contains filter information about entire basin preceding it. The second mode is separated from the leading mode by Ohio and captures the dynamics driving the upscale and smaller basin, whose aggregated information is captured in the leading mode.  </w:t>
      </w:r>
    </w:p>
    <w:p w14:paraId="53542438" w14:textId="12439C09" w:rsidR="00D41505" w:rsidRDefault="008D01E7" w:rsidP="00E1087C">
      <w:pPr>
        <w:spacing w:before="240" w:after="240"/>
        <w:ind w:firstLine="720"/>
        <w:rPr>
          <w:sz w:val="24"/>
          <w:szCs w:val="24"/>
        </w:rPr>
      </w:pPr>
      <w:r>
        <w:rPr>
          <w:sz w:val="24"/>
          <w:szCs w:val="24"/>
        </w:rPr>
        <w:t>Considering the spatial organization of the modes and their distinct temporal structure leads to the conclusion of presence of large-scale temporal structure in the Ohio River basin</w:t>
      </w:r>
      <w:r w:rsidR="00E1087C">
        <w:rPr>
          <w:sz w:val="24"/>
          <w:szCs w:val="24"/>
        </w:rPr>
        <w:t xml:space="preserve"> especially in the aggregated flow</w:t>
      </w:r>
      <w:r>
        <w:rPr>
          <w:sz w:val="24"/>
          <w:szCs w:val="24"/>
        </w:rPr>
        <w:t>. It also shows that large regions have similar spectral signatures possibly pointing to regions having similar dynamics or forcing by global external climatic variability</w:t>
      </w:r>
      <w:r w:rsidR="00E1087C">
        <w:rPr>
          <w:sz w:val="24"/>
          <w:szCs w:val="24"/>
        </w:rPr>
        <w:t xml:space="preserve">. The ability to make predictions on these modes, which explain more than half the region’s variability would help characterize the regional risk and provide an easy mechanism to transfer the estimated regional risk to </w:t>
      </w:r>
      <w:r w:rsidR="00E1087C">
        <w:rPr>
          <w:sz w:val="24"/>
          <w:szCs w:val="24"/>
        </w:rPr>
        <w:lastRenderedPageBreak/>
        <w:t xml:space="preserve">individual sites by means of eigenvectors. Simulation models for these modes, which can include it’s non-stationary regime structure would help in quantification of risk regionally and at specific sites.  </w:t>
      </w:r>
    </w:p>
    <w:p w14:paraId="3ACFA17B" w14:textId="5B2270F4" w:rsidR="0011525D" w:rsidRDefault="008D01E7">
      <w:pPr>
        <w:spacing w:before="240" w:after="240"/>
        <w:rPr>
          <w:sz w:val="24"/>
          <w:szCs w:val="24"/>
        </w:rPr>
      </w:pPr>
      <w:commentRangeStart w:id="9"/>
      <w:r>
        <w:rPr>
          <w:sz w:val="24"/>
          <w:szCs w:val="24"/>
        </w:rPr>
        <w:t>modes</w:t>
      </w:r>
      <w:commentRangeEnd w:id="9"/>
      <w:r w:rsidR="00A6742A">
        <w:rPr>
          <w:rStyle w:val="CommentReference"/>
        </w:rPr>
        <w:commentReference w:id="9"/>
      </w:r>
      <w:r>
        <w:rPr>
          <w:sz w:val="24"/>
          <w:szCs w:val="24"/>
        </w:rPr>
        <w:t>.</w:t>
      </w:r>
    </w:p>
    <w:p w14:paraId="2BE12FE6" w14:textId="4EC1E986" w:rsidR="0008330B" w:rsidRDefault="0008330B">
      <w:pPr>
        <w:spacing w:before="240" w:after="240"/>
        <w:rPr>
          <w:sz w:val="28"/>
          <w:szCs w:val="28"/>
          <w:u w:val="single"/>
        </w:rPr>
      </w:pPr>
      <w:r>
        <w:rPr>
          <w:sz w:val="28"/>
          <w:szCs w:val="28"/>
          <w:u w:val="single"/>
        </w:rPr>
        <w:t xml:space="preserve">Regional Modes and Climate Modes. </w:t>
      </w:r>
    </w:p>
    <w:p w14:paraId="1451578C" w14:textId="29941CCB" w:rsidR="00592AA1" w:rsidRPr="00D61715" w:rsidRDefault="007867C1" w:rsidP="00D61715">
      <w:pPr>
        <w:spacing w:before="240" w:after="240"/>
        <w:jc w:val="center"/>
        <w:rPr>
          <w:sz w:val="24"/>
          <w:szCs w:val="24"/>
        </w:rPr>
      </w:pPr>
      <w:r w:rsidRPr="007867C1">
        <w:rPr>
          <w:sz w:val="24"/>
          <w:szCs w:val="24"/>
        </w:rPr>
        <w:lastRenderedPageBreak/>
        <w:drawing>
          <wp:inline distT="0" distB="0" distL="0" distR="0" wp14:anchorId="32214EAB" wp14:editId="42D3D56E">
            <wp:extent cx="5439534" cy="6773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9534" cy="6773220"/>
                    </a:xfrm>
                    <a:prstGeom prst="rect">
                      <a:avLst/>
                    </a:prstGeom>
                  </pic:spPr>
                </pic:pic>
              </a:graphicData>
            </a:graphic>
          </wp:inline>
        </w:drawing>
      </w:r>
    </w:p>
    <w:p w14:paraId="08D0703B" w14:textId="333A4161" w:rsidR="007405C9" w:rsidRPr="0039751C" w:rsidRDefault="007405C9" w:rsidP="00592AA1">
      <w:pPr>
        <w:spacing w:before="240" w:after="240"/>
        <w:jc w:val="center"/>
        <w:rPr>
          <w:sz w:val="20"/>
          <w:szCs w:val="20"/>
          <w:u w:val="single"/>
        </w:rPr>
      </w:pPr>
      <w:r w:rsidRPr="0039751C">
        <w:rPr>
          <w:sz w:val="20"/>
          <w:szCs w:val="20"/>
          <w:u w:val="single"/>
        </w:rPr>
        <w:t xml:space="preserve">Figure XX:- </w:t>
      </w:r>
      <w:r w:rsidR="00350114">
        <w:rPr>
          <w:sz w:val="20"/>
          <w:szCs w:val="20"/>
          <w:u w:val="single"/>
        </w:rPr>
        <w:t xml:space="preserve">(a) Wavelet Power Spectrum for PC-1. (b) Wavelet Coherence Power Spectrum between PC-1 and NAO. (c) Global Wavelet Spectrum for PC-1. (d) Global Wavelet Spectrum for NAO. </w:t>
      </w:r>
    </w:p>
    <w:p w14:paraId="49367D7B" w14:textId="48F714C7" w:rsidR="00D61715" w:rsidRDefault="007405C9" w:rsidP="007405C9">
      <w:pPr>
        <w:spacing w:before="240" w:after="240"/>
        <w:rPr>
          <w:sz w:val="24"/>
          <w:szCs w:val="24"/>
        </w:rPr>
      </w:pPr>
      <w:r>
        <w:rPr>
          <w:sz w:val="28"/>
          <w:szCs w:val="28"/>
        </w:rPr>
        <w:t xml:space="preserve"> </w:t>
      </w:r>
      <w:r>
        <w:rPr>
          <w:sz w:val="28"/>
          <w:szCs w:val="28"/>
        </w:rPr>
        <w:tab/>
      </w:r>
      <w:r w:rsidRPr="007405C9">
        <w:rPr>
          <w:sz w:val="24"/>
          <w:szCs w:val="24"/>
        </w:rPr>
        <w:t xml:space="preserve">PC-1, with </w:t>
      </w:r>
      <w:r>
        <w:rPr>
          <w:sz w:val="24"/>
          <w:szCs w:val="24"/>
        </w:rPr>
        <w:t>a total explained variance of 40% is the dominant mode of regional variability in the region</w:t>
      </w:r>
      <w:r w:rsidR="007F31C6">
        <w:rPr>
          <w:sz w:val="24"/>
          <w:szCs w:val="24"/>
        </w:rPr>
        <w:t xml:space="preserve"> and</w:t>
      </w:r>
      <w:r w:rsidR="00A901DC">
        <w:rPr>
          <w:sz w:val="24"/>
          <w:szCs w:val="24"/>
        </w:rPr>
        <w:t xml:space="preserve"> </w:t>
      </w:r>
      <w:r w:rsidR="00D61715">
        <w:rPr>
          <w:sz w:val="24"/>
          <w:szCs w:val="24"/>
        </w:rPr>
        <w:t xml:space="preserve">shows a significant negative </w:t>
      </w:r>
      <w:r w:rsidR="00600DEE">
        <w:rPr>
          <w:sz w:val="24"/>
          <w:szCs w:val="24"/>
        </w:rPr>
        <w:t>correlation (</w:t>
      </w:r>
      <w:r w:rsidR="00D61715">
        <w:rPr>
          <w:sz w:val="24"/>
          <w:szCs w:val="24"/>
        </w:rPr>
        <w:t>-0.3</w:t>
      </w:r>
      <w:r w:rsidR="007867C1">
        <w:rPr>
          <w:sz w:val="24"/>
          <w:szCs w:val="24"/>
        </w:rPr>
        <w:t>1</w:t>
      </w:r>
      <w:r w:rsidR="00D61715">
        <w:rPr>
          <w:sz w:val="24"/>
          <w:szCs w:val="24"/>
        </w:rPr>
        <w:t>) with NAO</w:t>
      </w:r>
      <w:r w:rsidR="007867C1">
        <w:rPr>
          <w:sz w:val="24"/>
          <w:szCs w:val="24"/>
        </w:rPr>
        <w:t xml:space="preserve"> and positive with ENSO(0.23) and ENSO-PDO(0.27).</w:t>
      </w:r>
      <w:r w:rsidR="00D61715">
        <w:rPr>
          <w:sz w:val="24"/>
          <w:szCs w:val="24"/>
        </w:rPr>
        <w:t xml:space="preserve"> </w:t>
      </w:r>
      <w:r w:rsidR="00600DEE">
        <w:rPr>
          <w:sz w:val="24"/>
          <w:szCs w:val="24"/>
        </w:rPr>
        <w:t xml:space="preserve">(Refer Annex for the complete correlation matrix). </w:t>
      </w:r>
      <w:r w:rsidR="00D61715">
        <w:rPr>
          <w:sz w:val="24"/>
          <w:szCs w:val="24"/>
        </w:rPr>
        <w:t xml:space="preserve">Apart from the strong peak in strength of the </w:t>
      </w:r>
      <w:r w:rsidR="007F31C6">
        <w:rPr>
          <w:sz w:val="24"/>
          <w:szCs w:val="24"/>
        </w:rPr>
        <w:t xml:space="preserve">near </w:t>
      </w:r>
      <w:bookmarkStart w:id="10" w:name="_GoBack"/>
      <w:bookmarkEnd w:id="10"/>
      <w:r w:rsidR="00D61715">
        <w:rPr>
          <w:sz w:val="24"/>
          <w:szCs w:val="24"/>
        </w:rPr>
        <w:t xml:space="preserve">7-year cycle, PC-1 </w:t>
      </w:r>
      <w:r w:rsidR="00D61715">
        <w:rPr>
          <w:sz w:val="24"/>
          <w:szCs w:val="24"/>
        </w:rPr>
        <w:lastRenderedPageBreak/>
        <w:t xml:space="preserve">also has a weaker lower frequency 12-16-year cycle, which is not statistically significant, as seen through </w:t>
      </w:r>
      <w:r w:rsidR="00600DEE">
        <w:rPr>
          <w:sz w:val="24"/>
          <w:szCs w:val="24"/>
        </w:rPr>
        <w:t>its</w:t>
      </w:r>
      <w:r w:rsidR="00D61715">
        <w:rPr>
          <w:sz w:val="24"/>
          <w:szCs w:val="24"/>
        </w:rPr>
        <w:t xml:space="preserve"> power and global wavelet spectrum</w:t>
      </w:r>
      <w:r w:rsidR="00600DEE">
        <w:rPr>
          <w:sz w:val="24"/>
          <w:szCs w:val="24"/>
        </w:rPr>
        <w:t>. This low frequency cycle, like the 7-year cycle is also most active with power up to the 1970s</w:t>
      </w:r>
      <w:r w:rsidR="00D61715">
        <w:rPr>
          <w:sz w:val="24"/>
          <w:szCs w:val="24"/>
        </w:rPr>
        <w:t>.</w:t>
      </w:r>
      <w:r w:rsidR="0039751C">
        <w:rPr>
          <w:sz w:val="24"/>
          <w:szCs w:val="24"/>
        </w:rPr>
        <w:t xml:space="preserve"> The wavelet coherence plot between PC-1 and NAO shows that the 11-16-year period is in phase with NAO and is also statistically significant</w:t>
      </w:r>
      <w:r w:rsidR="00600DEE">
        <w:rPr>
          <w:sz w:val="24"/>
          <w:szCs w:val="24"/>
        </w:rPr>
        <w:t xml:space="preserve"> during the same time period. </w:t>
      </w:r>
      <w:r w:rsidR="00D61715">
        <w:rPr>
          <w:sz w:val="24"/>
          <w:szCs w:val="24"/>
        </w:rPr>
        <w:t xml:space="preserve">  </w:t>
      </w:r>
      <w:r w:rsidR="00350114">
        <w:rPr>
          <w:sz w:val="24"/>
          <w:szCs w:val="24"/>
        </w:rPr>
        <w:t xml:space="preserve">The lower cycle of 11-16 years and the correlation tie the modulating effect of NAO to PC-1 in the mid-1950s. </w:t>
      </w:r>
    </w:p>
    <w:p w14:paraId="02B29CC9" w14:textId="0C2B64F9" w:rsidR="00D61715" w:rsidRDefault="00D61715" w:rsidP="007405C9">
      <w:pPr>
        <w:spacing w:before="240" w:after="240"/>
        <w:rPr>
          <w:sz w:val="24"/>
          <w:szCs w:val="24"/>
        </w:rPr>
      </w:pPr>
      <w:r>
        <w:rPr>
          <w:sz w:val="24"/>
          <w:szCs w:val="24"/>
        </w:rPr>
        <w:t xml:space="preserve">Thus, </w:t>
      </w:r>
      <w:r w:rsidR="0039751C">
        <w:rPr>
          <w:sz w:val="24"/>
          <w:szCs w:val="24"/>
        </w:rPr>
        <w:t xml:space="preserve">the regional extreme streamflow and flood potential as captured by PC-1 is likely modulated to a great extent by NAO, with the teleconnections being particularly strong in the </w:t>
      </w:r>
      <w:r w:rsidR="00350114">
        <w:rPr>
          <w:sz w:val="24"/>
          <w:szCs w:val="24"/>
        </w:rPr>
        <w:t>earlier duration</w:t>
      </w:r>
      <w:r w:rsidR="0039751C">
        <w:rPr>
          <w:sz w:val="24"/>
          <w:szCs w:val="24"/>
        </w:rPr>
        <w:t xml:space="preserve"> of the data. </w:t>
      </w:r>
    </w:p>
    <w:p w14:paraId="792031E9" w14:textId="77777777" w:rsidR="00D61715" w:rsidRPr="007405C9" w:rsidRDefault="00D61715" w:rsidP="007405C9">
      <w:pPr>
        <w:spacing w:before="240" w:after="240"/>
        <w:rPr>
          <w:ins w:id="11" w:author="Yash Amonkar" w:date="2019-10-21T18:43:00Z"/>
          <w:sz w:val="24"/>
          <w:szCs w:val="24"/>
        </w:rPr>
      </w:pPr>
    </w:p>
    <w:p w14:paraId="4A72CAC4" w14:textId="08E09C84" w:rsidR="0011525D" w:rsidRDefault="008D01E7">
      <w:pPr>
        <w:spacing w:before="240" w:after="240"/>
        <w:rPr>
          <w:sz w:val="28"/>
          <w:szCs w:val="28"/>
          <w:u w:val="single"/>
        </w:rPr>
      </w:pPr>
      <w:r>
        <w:rPr>
          <w:sz w:val="28"/>
          <w:szCs w:val="28"/>
          <w:u w:val="single"/>
        </w:rPr>
        <w:t xml:space="preserve">Simulation </w:t>
      </w:r>
    </w:p>
    <w:p w14:paraId="30D9AE4D" w14:textId="243EE492" w:rsidR="0011525D" w:rsidRDefault="008D01E7">
      <w:pPr>
        <w:spacing w:before="240" w:after="240"/>
        <w:ind w:firstLine="720"/>
        <w:rPr>
          <w:sz w:val="24"/>
          <w:szCs w:val="24"/>
        </w:rPr>
      </w:pPr>
      <w:commentRangeStart w:id="12"/>
      <w:r>
        <w:rPr>
          <w:sz w:val="24"/>
          <w:szCs w:val="24"/>
          <w:u w:val="single"/>
        </w:rPr>
        <w:t xml:space="preserve">Observations from </w:t>
      </w:r>
      <w:r w:rsidR="00C40FD5">
        <w:rPr>
          <w:sz w:val="24"/>
          <w:szCs w:val="24"/>
          <w:u w:val="single"/>
        </w:rPr>
        <w:t>Diagnosis: -</w:t>
      </w:r>
      <w:r>
        <w:rPr>
          <w:sz w:val="24"/>
          <w:szCs w:val="24"/>
        </w:rPr>
        <w:t xml:space="preserve"> The section above shows presence of non-stationarity in the streamflow extremes along with spatio-temporal structure of the low frequency modes of streamflow extremes. While the AR uses a </w:t>
      </w:r>
      <w:r w:rsidR="00C40FD5">
        <w:rPr>
          <w:sz w:val="24"/>
          <w:szCs w:val="24"/>
        </w:rPr>
        <w:t>common dynamic</w:t>
      </w:r>
      <w:r>
        <w:rPr>
          <w:sz w:val="24"/>
          <w:szCs w:val="24"/>
        </w:rPr>
        <w:t xml:space="preserve"> to model the entire process, SETAR assumes presence of threshold and modes, better mirroring the findings seen in the earlier </w:t>
      </w:r>
      <w:r w:rsidR="00C40FD5">
        <w:rPr>
          <w:sz w:val="24"/>
          <w:szCs w:val="24"/>
        </w:rPr>
        <w:t>section. The</w:t>
      </w:r>
      <w:r>
        <w:rPr>
          <w:sz w:val="24"/>
          <w:szCs w:val="24"/>
        </w:rPr>
        <w:t xml:space="preserve"> SETAR models are known to model and simulate much more complex dynamical processes including limit cycles (Tong, 1991). For the sake of iterative modelling the AR model was first fit to the PC, followed by SETAR.   </w:t>
      </w:r>
      <w:commentRangeEnd w:id="12"/>
      <w:r w:rsidR="00EA3632">
        <w:rPr>
          <w:rStyle w:val="CommentReference"/>
        </w:rPr>
        <w:commentReference w:id="12"/>
      </w:r>
    </w:p>
    <w:p w14:paraId="2A00856F" w14:textId="77777777" w:rsidR="0011525D" w:rsidRDefault="008D01E7">
      <w:pPr>
        <w:spacing w:before="240" w:after="240"/>
        <w:rPr>
          <w:sz w:val="24"/>
          <w:szCs w:val="24"/>
        </w:rPr>
      </w:pPr>
      <w:commentRangeStart w:id="13"/>
      <w:r>
        <w:rPr>
          <w:sz w:val="24"/>
          <w:szCs w:val="24"/>
          <w:u w:val="single"/>
        </w:rPr>
        <w:t>PC-AR Brief Results</w:t>
      </w:r>
      <w:r>
        <w:rPr>
          <w:sz w:val="24"/>
          <w:szCs w:val="24"/>
        </w:rPr>
        <w:t xml:space="preserve"> - The AR models fit to the 1-3 PCs were of order 4,4 and 0 respectively, with AIC being the fitting criteria. Each AR Model was simulated 1000 times and the mean, standard deviation, minimum and maximum; spectral signature, probability distribution and cumulative density of the simulated series and the original PC were compared. The AR models were successful in simulating the PC mean, whereas it has some decent success in replicating the standard deviation, the minimum and maximum values. Overall, the PC-AR was not able to capture the variability in the PC space and wasn’t able to project that variability onto the multisite flow. </w:t>
      </w:r>
      <w:commentRangeEnd w:id="13"/>
      <w:r w:rsidR="00EA3632">
        <w:rPr>
          <w:rStyle w:val="CommentReference"/>
        </w:rPr>
        <w:commentReference w:id="13"/>
      </w:r>
    </w:p>
    <w:p w14:paraId="710BB569" w14:textId="77777777" w:rsidR="0011525D" w:rsidRDefault="008D01E7">
      <w:pPr>
        <w:spacing w:before="240" w:after="240"/>
        <w:rPr>
          <w:sz w:val="24"/>
          <w:szCs w:val="24"/>
        </w:rPr>
      </w:pPr>
      <w:r>
        <w:rPr>
          <w:sz w:val="24"/>
          <w:szCs w:val="24"/>
          <w:u w:val="single"/>
        </w:rPr>
        <w:t>How were the models fit</w:t>
      </w:r>
      <w:r>
        <w:rPr>
          <w:sz w:val="24"/>
          <w:szCs w:val="24"/>
        </w:rPr>
        <w:t xml:space="preserve"> – A separate SETAR model was fit for each PC with AIC being the fitting criteria given an embedding dimension, like an AR model. The R package tsDyn was utilized for fitting SETAR models.</w:t>
      </w:r>
    </w:p>
    <w:tbl>
      <w:tblPr>
        <w:tblStyle w:val="a"/>
        <w:tblW w:w="8895" w:type="dxa"/>
        <w:tblBorders>
          <w:top w:val="nil"/>
          <w:left w:val="nil"/>
          <w:bottom w:val="nil"/>
          <w:right w:val="nil"/>
          <w:insideH w:val="nil"/>
          <w:insideV w:val="nil"/>
        </w:tblBorders>
        <w:tblLayout w:type="fixed"/>
        <w:tblLook w:val="0600" w:firstRow="0" w:lastRow="0" w:firstColumn="0" w:lastColumn="0" w:noHBand="1" w:noVBand="1"/>
      </w:tblPr>
      <w:tblGrid>
        <w:gridCol w:w="900"/>
        <w:gridCol w:w="1590"/>
        <w:gridCol w:w="1680"/>
        <w:gridCol w:w="1680"/>
        <w:gridCol w:w="1545"/>
        <w:gridCol w:w="1500"/>
      </w:tblGrid>
      <w:tr w:rsidR="0011525D" w14:paraId="69351A22" w14:textId="77777777">
        <w:trPr>
          <w:trHeight w:val="780"/>
        </w:trPr>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B5EEC" w14:textId="77777777" w:rsidR="0011525D" w:rsidRDefault="008D01E7">
            <w:pPr>
              <w:spacing w:before="240"/>
            </w:pPr>
            <w:r>
              <w:t>Name</w:t>
            </w:r>
          </w:p>
        </w:tc>
        <w:tc>
          <w:tcPr>
            <w:tcW w:w="1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5B58596" w14:textId="77777777" w:rsidR="0011525D" w:rsidRDefault="008D01E7">
            <w:pPr>
              <w:spacing w:before="240"/>
            </w:pPr>
            <w:r>
              <w:t>Embedding Dimension</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FD29D04" w14:textId="77777777" w:rsidR="0011525D" w:rsidRDefault="008D01E7">
            <w:pPr>
              <w:spacing w:before="240"/>
            </w:pPr>
            <w:r>
              <w:t>Lower Regime Dynamics</w:t>
            </w:r>
          </w:p>
        </w:tc>
        <w:tc>
          <w:tcPr>
            <w:tcW w:w="16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DDE6DE9" w14:textId="77777777" w:rsidR="0011525D" w:rsidRDefault="008D01E7">
            <w:pPr>
              <w:spacing w:before="240"/>
            </w:pPr>
            <w:r>
              <w:t>Upper Regime Dynamics</w:t>
            </w:r>
          </w:p>
        </w:tc>
        <w:tc>
          <w:tcPr>
            <w:tcW w:w="15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2B33C0" w14:textId="77777777" w:rsidR="0011525D" w:rsidRDefault="008D01E7">
            <w:pPr>
              <w:spacing w:before="240"/>
            </w:pPr>
            <w:r>
              <w:t>Threshold Lag</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96D17C0" w14:textId="77777777" w:rsidR="0011525D" w:rsidRDefault="008D01E7">
            <w:pPr>
              <w:spacing w:before="240"/>
            </w:pPr>
            <w:r>
              <w:t>Threshold Value</w:t>
            </w:r>
          </w:p>
        </w:tc>
      </w:tr>
      <w:tr w:rsidR="0011525D" w14:paraId="3FE4CC6C" w14:textId="77777777">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386E15" w14:textId="77777777" w:rsidR="0011525D" w:rsidRDefault="008D01E7">
            <w:pPr>
              <w:spacing w:before="240"/>
            </w:pPr>
            <w:r>
              <w:lastRenderedPageBreak/>
              <w:t>PC1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50E3EC67" w14:textId="77777777" w:rsidR="0011525D" w:rsidRDefault="008D01E7">
            <w:pPr>
              <w:spacing w:before="240"/>
            </w:pPr>
            <w:r>
              <w:t>4</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52F0FDEA" w14:textId="77777777" w:rsidR="0011525D" w:rsidRDefault="008D01E7">
            <w:pPr>
              <w:spacing w:before="240"/>
            </w:pPr>
            <w:r>
              <w:t>4</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0249D354" w14:textId="77777777" w:rsidR="0011525D" w:rsidRDefault="008D01E7">
            <w:pPr>
              <w:spacing w:before="240"/>
            </w:pPr>
            <w:r>
              <w:t>4</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653CDE68" w14:textId="77777777" w:rsidR="0011525D" w:rsidRDefault="008D01E7">
            <w:pPr>
              <w:spacing w:before="240"/>
            </w:pPr>
            <w:r>
              <w:t>3</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6B2D3205" w14:textId="77777777" w:rsidR="0011525D" w:rsidRDefault="008D01E7">
            <w:pPr>
              <w:spacing w:before="240"/>
            </w:pPr>
            <w:r>
              <w:t>0.4894</w:t>
            </w:r>
          </w:p>
        </w:tc>
      </w:tr>
      <w:tr w:rsidR="0011525D" w14:paraId="3A3F1A31" w14:textId="77777777">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832692" w14:textId="77777777" w:rsidR="0011525D" w:rsidRDefault="008D01E7">
            <w:pPr>
              <w:spacing w:before="240"/>
            </w:pPr>
            <w:r>
              <w:t>PC2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0D6B98FE" w14:textId="77777777" w:rsidR="0011525D" w:rsidRDefault="008D01E7">
            <w:pPr>
              <w:spacing w:before="240"/>
            </w:pPr>
            <w:r>
              <w:t>2</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73D8F59A" w14:textId="77777777" w:rsidR="0011525D" w:rsidRDefault="008D01E7">
            <w:pPr>
              <w:spacing w:before="240"/>
            </w:pPr>
            <w: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65531106" w14:textId="77777777" w:rsidR="0011525D" w:rsidRDefault="008D01E7">
            <w:pPr>
              <w:spacing w:before="240"/>
            </w:pPr>
            <w:r>
              <w:t>2</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3EC10B97" w14:textId="77777777" w:rsidR="0011525D" w:rsidRDefault="008D01E7">
            <w:pPr>
              <w:spacing w:before="240"/>
            </w:pPr>
            <w:r>
              <w: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EE675BA" w14:textId="77777777" w:rsidR="0011525D" w:rsidRDefault="008D01E7">
            <w:pPr>
              <w:shd w:val="clear" w:color="auto" w:fill="FFFFFF"/>
              <w:spacing w:before="240"/>
            </w:pPr>
            <w:r>
              <w:t>-0.432</w:t>
            </w:r>
          </w:p>
        </w:tc>
      </w:tr>
      <w:tr w:rsidR="0011525D" w14:paraId="1551EA2A" w14:textId="77777777">
        <w:trPr>
          <w:trHeight w:val="500"/>
        </w:trPr>
        <w:tc>
          <w:tcPr>
            <w:tcW w:w="9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DC976E" w14:textId="77777777" w:rsidR="0011525D" w:rsidRDefault="008D01E7">
            <w:pPr>
              <w:spacing w:before="240"/>
            </w:pPr>
            <w:r>
              <w:t>PC3</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14:paraId="26AA1155" w14:textId="77777777" w:rsidR="0011525D" w:rsidRDefault="008D01E7">
            <w:pPr>
              <w:spacing w:before="240"/>
            </w:pPr>
            <w: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6567B076" w14:textId="77777777" w:rsidR="0011525D" w:rsidRDefault="008D01E7">
            <w:pPr>
              <w:spacing w:before="240"/>
            </w:pPr>
            <w:r>
              <w:t>1</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tcPr>
          <w:p w14:paraId="55E97CC0" w14:textId="77777777" w:rsidR="0011525D" w:rsidRDefault="008D01E7">
            <w:pPr>
              <w:spacing w:before="240"/>
            </w:pPr>
            <w:r>
              <w:t>1</w:t>
            </w:r>
          </w:p>
        </w:tc>
        <w:tc>
          <w:tcPr>
            <w:tcW w:w="1545" w:type="dxa"/>
            <w:tcBorders>
              <w:top w:val="nil"/>
              <w:left w:val="nil"/>
              <w:bottom w:val="single" w:sz="8" w:space="0" w:color="000000"/>
              <w:right w:val="single" w:sz="8" w:space="0" w:color="000000"/>
            </w:tcBorders>
            <w:tcMar>
              <w:top w:w="100" w:type="dxa"/>
              <w:left w:w="100" w:type="dxa"/>
              <w:bottom w:w="100" w:type="dxa"/>
              <w:right w:w="100" w:type="dxa"/>
            </w:tcMar>
          </w:tcPr>
          <w:p w14:paraId="7963C270" w14:textId="77777777" w:rsidR="0011525D" w:rsidRDefault="008D01E7">
            <w:pPr>
              <w:spacing w:before="240"/>
            </w:pPr>
            <w:r>
              <w:t>1</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14:paraId="03274A16" w14:textId="77777777" w:rsidR="0011525D" w:rsidRDefault="008D01E7">
            <w:pPr>
              <w:shd w:val="clear" w:color="auto" w:fill="FFFFFF"/>
              <w:spacing w:before="240"/>
            </w:pPr>
            <w:r>
              <w:t>-0.245</w:t>
            </w:r>
          </w:p>
        </w:tc>
      </w:tr>
    </w:tbl>
    <w:p w14:paraId="0290FB45" w14:textId="77777777" w:rsidR="0011525D" w:rsidRDefault="008D01E7">
      <w:pPr>
        <w:spacing w:before="240" w:after="240"/>
        <w:jc w:val="center"/>
        <w:rPr>
          <w:sz w:val="20"/>
          <w:szCs w:val="20"/>
        </w:rPr>
      </w:pPr>
      <w:r>
        <w:rPr>
          <w:sz w:val="20"/>
          <w:szCs w:val="20"/>
        </w:rPr>
        <w:t>Table 1: - SETAR Model Specifications for each PC.</w:t>
      </w:r>
    </w:p>
    <w:p w14:paraId="0F043E6A" w14:textId="77777777" w:rsidR="0011525D" w:rsidRDefault="0011525D">
      <w:pPr>
        <w:spacing w:before="240" w:after="240"/>
        <w:rPr>
          <w:u w:val="single"/>
        </w:rPr>
      </w:pPr>
    </w:p>
    <w:p w14:paraId="30DB32C4" w14:textId="70DE3A64" w:rsidR="0011525D" w:rsidRDefault="008D01E7">
      <w:pPr>
        <w:spacing w:before="240" w:after="240"/>
        <w:rPr>
          <w:sz w:val="24"/>
          <w:szCs w:val="24"/>
        </w:rPr>
      </w:pPr>
      <w:r>
        <w:rPr>
          <w:sz w:val="24"/>
          <w:szCs w:val="24"/>
          <w:u w:val="single"/>
        </w:rPr>
        <w:t>Brief Results</w:t>
      </w:r>
      <w:r>
        <w:rPr>
          <w:sz w:val="24"/>
          <w:szCs w:val="24"/>
        </w:rPr>
        <w:t xml:space="preserve"> – Table 1 shows the SETAR model parameters for the three different </w:t>
      </w:r>
      <w:r w:rsidR="00C40FD5">
        <w:rPr>
          <w:sz w:val="24"/>
          <w:szCs w:val="24"/>
        </w:rPr>
        <w:t>PCs (</w:t>
      </w:r>
      <w:r>
        <w:rPr>
          <w:sz w:val="24"/>
          <w:szCs w:val="24"/>
        </w:rPr>
        <w:t xml:space="preserve">Refer Annex __ for complete results with lag coefficient values). The model fit for PC-1 was similar to AR process fit for PC-1 with both the upper and lower regime dynamics modelled by AR-4 processes and regime threshold on </w:t>
      </w:r>
      <m:oMath>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t-3</m:t>
            </m:r>
          </m:sub>
          <m:sup>
            <m:r>
              <w:rPr>
                <w:rFonts w:ascii="Cambria Math" w:hAnsi="Cambria Math"/>
                <w:sz w:val="24"/>
                <w:szCs w:val="24"/>
              </w:rPr>
              <m:t xml:space="preserve"> </m:t>
            </m:r>
          </m:sup>
        </m:sSubSup>
        <m:r>
          <w:rPr>
            <w:rFonts w:ascii="Cambria Math" w:hAnsi="Cambria Math"/>
            <w:sz w:val="24"/>
            <w:szCs w:val="24"/>
          </w:rPr>
          <m:t>.</m:t>
        </m:r>
      </m:oMath>
      <w:r>
        <w:rPr>
          <w:sz w:val="24"/>
          <w:szCs w:val="24"/>
        </w:rPr>
        <w:t xml:space="preserve">The similarities between SETAR and AR vanish thereafter with PC-2 being modelled by </w:t>
      </w:r>
      <m:oMath>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t-1</m:t>
            </m:r>
          </m:sub>
          <m:sup>
            <m:r>
              <w:rPr>
                <w:rFonts w:ascii="Cambria Math" w:hAnsi="Cambria Math"/>
                <w:sz w:val="24"/>
                <w:szCs w:val="24"/>
              </w:rPr>
              <m:t xml:space="preserve"> </m:t>
            </m:r>
          </m:sup>
        </m:sSubSup>
        <m:r>
          <w:rPr>
            <w:rFonts w:ascii="Cambria Math" w:hAnsi="Cambria Math"/>
            <w:sz w:val="24"/>
            <w:szCs w:val="24"/>
          </w:rPr>
          <m:t xml:space="preserve">and </m:t>
        </m:r>
        <m:sSubSup>
          <m:sSubSupPr>
            <m:ctrlPr>
              <w:rPr>
                <w:rFonts w:ascii="Cambria Math" w:hAnsi="Cambria Math"/>
                <w:sz w:val="24"/>
                <w:szCs w:val="24"/>
              </w:rPr>
            </m:ctrlPr>
          </m:sSubSupPr>
          <m:e>
            <m:r>
              <w:rPr>
                <w:rFonts w:ascii="Cambria Math" w:hAnsi="Cambria Math"/>
                <w:sz w:val="24"/>
                <w:szCs w:val="24"/>
              </w:rPr>
              <m:t>y</m:t>
            </m:r>
          </m:e>
          <m:sub>
            <m:r>
              <w:rPr>
                <w:rFonts w:ascii="Cambria Math" w:hAnsi="Cambria Math"/>
                <w:sz w:val="24"/>
                <w:szCs w:val="24"/>
              </w:rPr>
              <m:t>t-2</m:t>
            </m:r>
          </m:sub>
          <m:sup>
            <m:r>
              <w:rPr>
                <w:rFonts w:ascii="Cambria Math" w:hAnsi="Cambria Math"/>
                <w:sz w:val="24"/>
                <w:szCs w:val="24"/>
              </w:rPr>
              <m:t xml:space="preserve"> </m:t>
            </m:r>
          </m:sup>
        </m:sSubSup>
      </m:oMath>
      <w:r>
        <w:rPr>
          <w:sz w:val="24"/>
          <w:szCs w:val="24"/>
        </w:rPr>
        <w:t xml:space="preserve">, but the individual regimes being modelled by distinct AR-Models.  </w:t>
      </w:r>
    </w:p>
    <w:p w14:paraId="643753E8" w14:textId="6E3651B5" w:rsidR="0011525D" w:rsidRDefault="008D01E7">
      <w:pPr>
        <w:spacing w:before="240" w:after="240"/>
        <w:ind w:firstLine="720"/>
        <w:rPr>
          <w:sz w:val="24"/>
          <w:szCs w:val="24"/>
        </w:rPr>
      </w:pPr>
      <w:commentRangeStart w:id="14"/>
      <w:r>
        <w:rPr>
          <w:sz w:val="24"/>
          <w:szCs w:val="24"/>
        </w:rPr>
        <w:t>The SETAR Models were simulated 1000 times, for a run-length of 81 which corresponds to the time series length. The simulations capture the mean accurately across all three PCs. Figure XX shows the mean, standard deviation, minimum and maximum values along with the simulated values. In the case of standard deviation there is no bias and the skill in simulation improves over AR</w:t>
      </w:r>
      <w:r w:rsidR="009C05CC">
        <w:rPr>
          <w:sz w:val="24"/>
          <w:szCs w:val="24"/>
        </w:rPr>
        <w:t xml:space="preserve"> </w:t>
      </w:r>
      <w:r>
        <w:rPr>
          <w:sz w:val="24"/>
          <w:szCs w:val="24"/>
        </w:rPr>
        <w:t>(Refer Annex for AR results). Further SETAR is also able to simulate and capture the PC minimum and maximum values, with an ability to generate minimum and maximum values outside the time series values, a needed skill in planning in water management scenarios as unseen p</w:t>
      </w:r>
      <w:commentRangeEnd w:id="14"/>
      <w:r w:rsidR="00460156">
        <w:rPr>
          <w:rStyle w:val="CommentReference"/>
        </w:rPr>
        <w:commentReference w:id="14"/>
      </w:r>
      <w:r>
        <w:rPr>
          <w:sz w:val="24"/>
          <w:szCs w:val="24"/>
        </w:rPr>
        <w:t xml:space="preserve">henomena which is plausible under the model dynamics is accounted for in the planning.   </w:t>
      </w:r>
    </w:p>
    <w:p w14:paraId="399AC8CB" w14:textId="77777777" w:rsidR="0011525D" w:rsidRDefault="008D01E7">
      <w:pPr>
        <w:spacing w:before="240" w:after="240"/>
        <w:jc w:val="center"/>
      </w:pPr>
      <w:r>
        <w:rPr>
          <w:noProof/>
          <w:lang w:val="en-US"/>
        </w:rPr>
        <w:drawing>
          <wp:inline distT="114300" distB="114300" distL="114300" distR="114300" wp14:anchorId="189C239F" wp14:editId="390F4582">
            <wp:extent cx="2333625" cy="17526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333625" cy="1752600"/>
                    </a:xfrm>
                    <a:prstGeom prst="rect">
                      <a:avLst/>
                    </a:prstGeom>
                    <a:ln/>
                  </pic:spPr>
                </pic:pic>
              </a:graphicData>
            </a:graphic>
          </wp:inline>
        </w:drawing>
      </w:r>
      <w:r>
        <w:rPr>
          <w:noProof/>
          <w:lang w:val="en-US"/>
        </w:rPr>
        <w:drawing>
          <wp:inline distT="114300" distB="114300" distL="114300" distR="114300" wp14:anchorId="19EA4F4A" wp14:editId="4CF0932A">
            <wp:extent cx="2333625" cy="17526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333625" cy="1752600"/>
                    </a:xfrm>
                    <a:prstGeom prst="rect">
                      <a:avLst/>
                    </a:prstGeom>
                    <a:ln/>
                  </pic:spPr>
                </pic:pic>
              </a:graphicData>
            </a:graphic>
          </wp:inline>
        </w:drawing>
      </w:r>
    </w:p>
    <w:p w14:paraId="0215E19A" w14:textId="77777777" w:rsidR="0011525D" w:rsidRDefault="008D01E7">
      <w:pPr>
        <w:spacing w:before="240" w:after="240"/>
        <w:jc w:val="center"/>
      </w:pPr>
      <w:r>
        <w:rPr>
          <w:noProof/>
          <w:lang w:val="en-US"/>
        </w:rPr>
        <w:lastRenderedPageBreak/>
        <w:drawing>
          <wp:inline distT="114300" distB="114300" distL="114300" distR="114300" wp14:anchorId="444A7E76" wp14:editId="78E2444A">
            <wp:extent cx="2333625" cy="17526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333625" cy="1752600"/>
                    </a:xfrm>
                    <a:prstGeom prst="rect">
                      <a:avLst/>
                    </a:prstGeom>
                    <a:ln/>
                  </pic:spPr>
                </pic:pic>
              </a:graphicData>
            </a:graphic>
          </wp:inline>
        </w:drawing>
      </w:r>
    </w:p>
    <w:p w14:paraId="1C7C79DC" w14:textId="77777777" w:rsidR="0011525D" w:rsidRDefault="008D01E7">
      <w:pPr>
        <w:spacing w:before="240" w:after="240"/>
        <w:jc w:val="center"/>
        <w:rPr>
          <w:i/>
          <w:sz w:val="18"/>
          <w:szCs w:val="18"/>
        </w:rPr>
      </w:pPr>
      <w:r>
        <w:rPr>
          <w:i/>
          <w:sz w:val="18"/>
          <w:szCs w:val="18"/>
        </w:rPr>
        <w:t xml:space="preserve">Figure 4: - SETAR Simulations of the key characteristics of the PC – Mean, Standard Deviation, Minimum and Maximum values. The red line denotes the true PC values. </w:t>
      </w:r>
    </w:p>
    <w:p w14:paraId="6E5BA724" w14:textId="77777777" w:rsidR="0011525D" w:rsidRDefault="0011525D">
      <w:pPr>
        <w:spacing w:before="240" w:after="240"/>
      </w:pPr>
    </w:p>
    <w:p w14:paraId="4D280617" w14:textId="77777777" w:rsidR="0011525D" w:rsidRDefault="008D01E7">
      <w:pPr>
        <w:spacing w:before="240" w:after="240"/>
        <w:rPr>
          <w:sz w:val="24"/>
          <w:szCs w:val="24"/>
        </w:rPr>
      </w:pPr>
      <w:r>
        <w:rPr>
          <w:sz w:val="24"/>
          <w:szCs w:val="24"/>
          <w:u w:val="single"/>
        </w:rPr>
        <w:t>Implications of getting the CDF, PDF and Spectrum correct</w:t>
      </w:r>
      <w:r>
        <w:rPr>
          <w:sz w:val="24"/>
          <w:szCs w:val="24"/>
        </w:rPr>
        <w:t xml:space="preserve"> – Further as measure of the skill of the simulation, the true PDF and CDF of the PC’s were compared with simulated PDFs and CDFs. Figure 5 shows the simulated CDF and PDF for the PCs, with simulations showing great skill in capturing the internal dynamics of the PCs. </w:t>
      </w:r>
    </w:p>
    <w:p w14:paraId="137E7D7F" w14:textId="20229C9D" w:rsidR="0011525D" w:rsidRDefault="008D01E7">
      <w:pPr>
        <w:spacing w:before="240" w:after="240"/>
        <w:ind w:firstLine="720"/>
        <w:rPr>
          <w:sz w:val="24"/>
          <w:szCs w:val="24"/>
        </w:rPr>
      </w:pPr>
      <w:r>
        <w:rPr>
          <w:sz w:val="24"/>
          <w:szCs w:val="24"/>
        </w:rPr>
        <w:t xml:space="preserve">The PDF simulations are gaussian with the true PCs exhibiting certain non-gaussian characteristics, leading to some differences with the true profile but comparisons with the CDF show that the SETAR model is able to capture the distribution along with the tails </w:t>
      </w:r>
      <w:r w:rsidR="00C40FD5">
        <w:rPr>
          <w:sz w:val="24"/>
          <w:szCs w:val="24"/>
        </w:rPr>
        <w:t>accurately. The</w:t>
      </w:r>
      <w:r>
        <w:rPr>
          <w:sz w:val="24"/>
          <w:szCs w:val="24"/>
        </w:rPr>
        <w:t xml:space="preserve"> CFD simulation skill, though much better than the skill seen in the PDF’s shows a similar nature with biases in the PC-1,2 and better skill with PC-3. </w:t>
      </w:r>
    </w:p>
    <w:p w14:paraId="76A11C24" w14:textId="77777777" w:rsidR="0011525D" w:rsidRDefault="008D01E7">
      <w:pPr>
        <w:spacing w:before="240" w:after="240"/>
      </w:pPr>
      <w:r>
        <w:t xml:space="preserve"> </w:t>
      </w:r>
    </w:p>
    <w:p w14:paraId="1DC19B53" w14:textId="77777777" w:rsidR="0011525D" w:rsidRDefault="008D01E7">
      <w:pPr>
        <w:spacing w:before="240" w:after="240"/>
        <w:jc w:val="center"/>
        <w:rPr>
          <w:sz w:val="16"/>
          <w:szCs w:val="16"/>
        </w:rPr>
      </w:pPr>
      <w:r>
        <w:rPr>
          <w:noProof/>
          <w:sz w:val="16"/>
          <w:szCs w:val="16"/>
          <w:lang w:val="en-US"/>
        </w:rPr>
        <w:drawing>
          <wp:inline distT="114300" distB="114300" distL="114300" distR="114300" wp14:anchorId="1B62B968" wp14:editId="356F7B43">
            <wp:extent cx="2333625" cy="1752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333625" cy="1752600"/>
                    </a:xfrm>
                    <a:prstGeom prst="rect">
                      <a:avLst/>
                    </a:prstGeom>
                    <a:ln/>
                  </pic:spPr>
                </pic:pic>
              </a:graphicData>
            </a:graphic>
          </wp:inline>
        </w:drawing>
      </w:r>
      <w:r>
        <w:rPr>
          <w:noProof/>
          <w:sz w:val="16"/>
          <w:szCs w:val="16"/>
          <w:lang w:val="en-US"/>
        </w:rPr>
        <w:drawing>
          <wp:inline distT="114300" distB="114300" distL="114300" distR="114300" wp14:anchorId="10D880D3" wp14:editId="5CD2DD11">
            <wp:extent cx="2619375" cy="1752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619375" cy="1752600"/>
                    </a:xfrm>
                    <a:prstGeom prst="rect">
                      <a:avLst/>
                    </a:prstGeom>
                    <a:ln/>
                  </pic:spPr>
                </pic:pic>
              </a:graphicData>
            </a:graphic>
          </wp:inline>
        </w:drawing>
      </w:r>
    </w:p>
    <w:p w14:paraId="27707793" w14:textId="77777777" w:rsidR="0011525D" w:rsidRDefault="008D01E7">
      <w:pPr>
        <w:spacing w:before="240" w:after="240"/>
        <w:jc w:val="center"/>
        <w:rPr>
          <w:sz w:val="16"/>
          <w:szCs w:val="16"/>
        </w:rPr>
      </w:pPr>
      <w:r>
        <w:rPr>
          <w:noProof/>
          <w:sz w:val="16"/>
          <w:szCs w:val="16"/>
          <w:lang w:val="en-US"/>
        </w:rPr>
        <w:lastRenderedPageBreak/>
        <w:drawing>
          <wp:inline distT="114300" distB="114300" distL="114300" distR="114300" wp14:anchorId="2077BAC8" wp14:editId="2C4549D3">
            <wp:extent cx="2333625" cy="17526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333625" cy="1752600"/>
                    </a:xfrm>
                    <a:prstGeom prst="rect">
                      <a:avLst/>
                    </a:prstGeom>
                    <a:ln/>
                  </pic:spPr>
                </pic:pic>
              </a:graphicData>
            </a:graphic>
          </wp:inline>
        </w:drawing>
      </w:r>
      <w:r>
        <w:rPr>
          <w:noProof/>
          <w:sz w:val="16"/>
          <w:szCs w:val="16"/>
          <w:lang w:val="en-US"/>
        </w:rPr>
        <w:drawing>
          <wp:inline distT="114300" distB="114300" distL="114300" distR="114300" wp14:anchorId="792DDBD8" wp14:editId="6F57F683">
            <wp:extent cx="2619375" cy="1752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619375" cy="1752600"/>
                    </a:xfrm>
                    <a:prstGeom prst="rect">
                      <a:avLst/>
                    </a:prstGeom>
                    <a:ln/>
                  </pic:spPr>
                </pic:pic>
              </a:graphicData>
            </a:graphic>
          </wp:inline>
        </w:drawing>
      </w:r>
    </w:p>
    <w:p w14:paraId="20A813A0" w14:textId="77777777" w:rsidR="0011525D" w:rsidRDefault="008D01E7">
      <w:pPr>
        <w:spacing w:before="240" w:after="240"/>
        <w:jc w:val="center"/>
        <w:rPr>
          <w:sz w:val="16"/>
          <w:szCs w:val="16"/>
        </w:rPr>
      </w:pPr>
      <w:r>
        <w:rPr>
          <w:noProof/>
          <w:sz w:val="16"/>
          <w:szCs w:val="16"/>
          <w:lang w:val="en-US"/>
        </w:rPr>
        <w:drawing>
          <wp:inline distT="114300" distB="114300" distL="114300" distR="114300" wp14:anchorId="1C98E1F9" wp14:editId="3021D3F7">
            <wp:extent cx="2333625" cy="17526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2333625" cy="1752600"/>
                    </a:xfrm>
                    <a:prstGeom prst="rect">
                      <a:avLst/>
                    </a:prstGeom>
                    <a:ln/>
                  </pic:spPr>
                </pic:pic>
              </a:graphicData>
            </a:graphic>
          </wp:inline>
        </w:drawing>
      </w:r>
      <w:r>
        <w:rPr>
          <w:noProof/>
          <w:sz w:val="16"/>
          <w:szCs w:val="16"/>
          <w:lang w:val="en-US"/>
        </w:rPr>
        <w:drawing>
          <wp:inline distT="114300" distB="114300" distL="114300" distR="114300" wp14:anchorId="1CCD81A6" wp14:editId="12F38BC2">
            <wp:extent cx="2619375" cy="17526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619375" cy="1752600"/>
                    </a:xfrm>
                    <a:prstGeom prst="rect">
                      <a:avLst/>
                    </a:prstGeom>
                    <a:ln/>
                  </pic:spPr>
                </pic:pic>
              </a:graphicData>
            </a:graphic>
          </wp:inline>
        </w:drawing>
      </w:r>
    </w:p>
    <w:p w14:paraId="6B05B711" w14:textId="77777777" w:rsidR="0011525D" w:rsidRDefault="008D01E7">
      <w:pPr>
        <w:spacing w:before="240" w:after="240"/>
        <w:jc w:val="center"/>
        <w:rPr>
          <w:i/>
          <w:sz w:val="18"/>
          <w:szCs w:val="18"/>
        </w:rPr>
      </w:pPr>
      <w:r>
        <w:rPr>
          <w:i/>
          <w:sz w:val="18"/>
          <w:szCs w:val="18"/>
        </w:rPr>
        <w:t>Figure 5: - Probability Densities(right) and Cumulative Densities(left) for each of the PCs for the 1000 simulations. The black line is the density of the original PC. Density Estimation done by means of kernels.</w:t>
      </w:r>
    </w:p>
    <w:p w14:paraId="554CEE20" w14:textId="77777777" w:rsidR="0011525D" w:rsidRDefault="0011525D">
      <w:pPr>
        <w:spacing w:before="240" w:after="240"/>
      </w:pPr>
    </w:p>
    <w:p w14:paraId="035831A6" w14:textId="77777777" w:rsidR="0011525D" w:rsidRDefault="008D01E7">
      <w:pPr>
        <w:spacing w:before="240" w:after="240"/>
        <w:rPr>
          <w:sz w:val="24"/>
          <w:szCs w:val="24"/>
        </w:rPr>
      </w:pPr>
      <w:r>
        <w:rPr>
          <w:sz w:val="24"/>
          <w:szCs w:val="24"/>
          <w:u w:val="single"/>
        </w:rPr>
        <w:t>Spectral Signature –</w:t>
      </w:r>
      <w:r>
        <w:rPr>
          <w:sz w:val="24"/>
          <w:szCs w:val="24"/>
        </w:rPr>
        <w:t xml:space="preserve"> Using the wavelet analysis, the global wavelet spectrum for PCs and for each simulated time series are computed, giving a characterization of the time-frequency domain. Figure 6 shows SETAR models can simulate and capture the spectral signature of the individual three PCs. For the 1</w:t>
      </w:r>
      <w:r>
        <w:rPr>
          <w:sz w:val="24"/>
          <w:szCs w:val="24"/>
          <w:vertAlign w:val="superscript"/>
        </w:rPr>
        <w:t>st</w:t>
      </w:r>
      <w:r>
        <w:rPr>
          <w:sz w:val="24"/>
          <w:szCs w:val="24"/>
        </w:rPr>
        <w:t xml:space="preserve"> PC the 5-7-year cycle is simulated prominently, both the simulated signal and the original signal crossing the 90% significance threshold over red and white noise. The SETAR model for the 2</w:t>
      </w:r>
      <w:r>
        <w:rPr>
          <w:sz w:val="24"/>
          <w:szCs w:val="24"/>
          <w:vertAlign w:val="superscript"/>
        </w:rPr>
        <w:t>nd</w:t>
      </w:r>
      <w:r>
        <w:rPr>
          <w:sz w:val="24"/>
          <w:szCs w:val="24"/>
        </w:rPr>
        <w:t xml:space="preserve"> PC accounts for the long-term secular trend structure in the data.PC-3 which does not show any trend or low frequency variation has a similar nature of the simulated series, lending confidence that the selected SETAR model is flexible to model phenomena with and without low frequency variations. This combined with the replications of the PC moments – mean, standard deviation, minimum and maximum values; PDF and CDF show that SETAR models are able to incorporate the decadal and larger variations in streamflow variability.</w:t>
      </w:r>
    </w:p>
    <w:p w14:paraId="69754F9F" w14:textId="77777777" w:rsidR="0011525D" w:rsidRDefault="008D01E7">
      <w:pPr>
        <w:spacing w:before="240" w:after="240"/>
        <w:jc w:val="center"/>
      </w:pPr>
      <w:r>
        <w:lastRenderedPageBreak/>
        <w:t xml:space="preserve"> </w:t>
      </w:r>
      <w:r>
        <w:rPr>
          <w:noProof/>
          <w:lang w:val="en-US"/>
        </w:rPr>
        <w:drawing>
          <wp:inline distT="114300" distB="114300" distL="114300" distR="114300" wp14:anchorId="24454BC6" wp14:editId="1178AA8C">
            <wp:extent cx="2619375" cy="17526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619375" cy="1752600"/>
                    </a:xfrm>
                    <a:prstGeom prst="rect">
                      <a:avLst/>
                    </a:prstGeom>
                    <a:ln/>
                  </pic:spPr>
                </pic:pic>
              </a:graphicData>
            </a:graphic>
          </wp:inline>
        </w:drawing>
      </w:r>
      <w:r>
        <w:rPr>
          <w:noProof/>
          <w:lang w:val="en-US"/>
        </w:rPr>
        <w:drawing>
          <wp:inline distT="114300" distB="114300" distL="114300" distR="114300" wp14:anchorId="5D337880" wp14:editId="1AA2B6D2">
            <wp:extent cx="2619375" cy="17526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2619375" cy="1752600"/>
                    </a:xfrm>
                    <a:prstGeom prst="rect">
                      <a:avLst/>
                    </a:prstGeom>
                    <a:ln/>
                  </pic:spPr>
                </pic:pic>
              </a:graphicData>
            </a:graphic>
          </wp:inline>
        </w:drawing>
      </w:r>
      <w:r>
        <w:rPr>
          <w:noProof/>
          <w:lang w:val="en-US"/>
        </w:rPr>
        <w:drawing>
          <wp:inline distT="114300" distB="114300" distL="114300" distR="114300" wp14:anchorId="6F4C547A" wp14:editId="5E51C361">
            <wp:extent cx="2619375" cy="17526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9"/>
                    <a:srcRect/>
                    <a:stretch>
                      <a:fillRect/>
                    </a:stretch>
                  </pic:blipFill>
                  <pic:spPr>
                    <a:xfrm>
                      <a:off x="0" y="0"/>
                      <a:ext cx="2619375" cy="1752600"/>
                    </a:xfrm>
                    <a:prstGeom prst="rect">
                      <a:avLst/>
                    </a:prstGeom>
                    <a:ln/>
                  </pic:spPr>
                </pic:pic>
              </a:graphicData>
            </a:graphic>
          </wp:inline>
        </w:drawing>
      </w:r>
    </w:p>
    <w:p w14:paraId="547C67F1" w14:textId="77777777" w:rsidR="0011525D" w:rsidRDefault="008D01E7">
      <w:pPr>
        <w:rPr>
          <w:rFonts w:ascii="Calibri" w:eastAsia="Calibri" w:hAnsi="Calibri" w:cs="Calibri"/>
          <w:i/>
          <w:sz w:val="20"/>
          <w:szCs w:val="20"/>
        </w:rPr>
      </w:pPr>
      <w:r>
        <w:rPr>
          <w:rFonts w:ascii="Calibri" w:eastAsia="Calibri" w:hAnsi="Calibri" w:cs="Calibri"/>
          <w:i/>
          <w:sz w:val="20"/>
          <w:szCs w:val="20"/>
        </w:rPr>
        <w:t>Figure 6: - Simulated Global Wavelet Spectrum for the 1</w:t>
      </w:r>
      <w:r>
        <w:rPr>
          <w:rFonts w:ascii="Calibri" w:eastAsia="Calibri" w:hAnsi="Calibri" w:cs="Calibri"/>
          <w:i/>
          <w:sz w:val="20"/>
          <w:szCs w:val="20"/>
          <w:vertAlign w:val="superscript"/>
        </w:rPr>
        <w:t>st</w:t>
      </w:r>
      <w:r>
        <w:rPr>
          <w:rFonts w:ascii="Calibri" w:eastAsia="Calibri" w:hAnsi="Calibri" w:cs="Calibri"/>
          <w:i/>
          <w:sz w:val="20"/>
          <w:szCs w:val="20"/>
        </w:rPr>
        <w:t xml:space="preserve"> three PCs. The red line with dots is the actual data, the black thick line is the mean of the 1000 simulations and the thin black lines are the 95</w:t>
      </w:r>
      <w:r>
        <w:rPr>
          <w:rFonts w:ascii="Calibri" w:eastAsia="Calibri" w:hAnsi="Calibri" w:cs="Calibri"/>
          <w:i/>
          <w:sz w:val="20"/>
          <w:szCs w:val="20"/>
          <w:vertAlign w:val="superscript"/>
        </w:rPr>
        <w:t>th</w:t>
      </w:r>
      <w:r>
        <w:rPr>
          <w:rFonts w:ascii="Calibri" w:eastAsia="Calibri" w:hAnsi="Calibri" w:cs="Calibri"/>
          <w:i/>
          <w:sz w:val="20"/>
          <w:szCs w:val="20"/>
        </w:rPr>
        <w:t xml:space="preserve"> and 5</w:t>
      </w:r>
      <w:r>
        <w:rPr>
          <w:rFonts w:ascii="Calibri" w:eastAsia="Calibri" w:hAnsi="Calibri" w:cs="Calibri"/>
          <w:i/>
          <w:sz w:val="20"/>
          <w:szCs w:val="20"/>
          <w:vertAlign w:val="superscript"/>
        </w:rPr>
        <w:t>th</w:t>
      </w:r>
      <w:r>
        <w:rPr>
          <w:rFonts w:ascii="Calibri" w:eastAsia="Calibri" w:hAnsi="Calibri" w:cs="Calibri"/>
          <w:i/>
          <w:sz w:val="20"/>
          <w:szCs w:val="20"/>
        </w:rPr>
        <w:t xml:space="preserve"> percentiles of the simulations at each period. </w:t>
      </w:r>
    </w:p>
    <w:p w14:paraId="43AC78F1" w14:textId="77777777" w:rsidR="0011525D" w:rsidRDefault="0011525D">
      <w:pPr>
        <w:rPr>
          <w:rFonts w:ascii="Calibri" w:eastAsia="Calibri" w:hAnsi="Calibri" w:cs="Calibri"/>
          <w:i/>
          <w:sz w:val="20"/>
          <w:szCs w:val="20"/>
        </w:rPr>
      </w:pPr>
    </w:p>
    <w:p w14:paraId="4AA8A113" w14:textId="77777777" w:rsidR="0011525D" w:rsidRDefault="008D01E7">
      <w:pPr>
        <w:spacing w:before="240" w:after="240"/>
        <w:rPr>
          <w:sz w:val="24"/>
          <w:szCs w:val="24"/>
        </w:rPr>
      </w:pPr>
      <w:commentRangeStart w:id="15"/>
      <w:r>
        <w:rPr>
          <w:sz w:val="24"/>
          <w:szCs w:val="24"/>
          <w:u w:val="single"/>
        </w:rPr>
        <w:t>Transformation &amp; Influence of Eigenvectors</w:t>
      </w:r>
      <w:r>
        <w:rPr>
          <w:sz w:val="24"/>
          <w:szCs w:val="24"/>
        </w:rPr>
        <w:t xml:space="preserve"> – A crucial step in assessing the method skill is transformation of the simulations from PC space to the original space comprising of the 30 sites, Using the 1000 simulations for the 3 PC’s, the simulations were retransformed using eigenvectors to get 1000 simulations at each of the 30 sites, providing a measure to check the simulation skill at each site in the river basin.  (Refer Annex C for the transformed data simulations for each site for the moments and the CDFs and moments). These transformed simulations captured with fair success rate the characteristics as measured by mean, standard deviation</w:t>
      </w:r>
      <w:commentRangeEnd w:id="15"/>
      <w:r w:rsidR="00460156">
        <w:rPr>
          <w:rStyle w:val="CommentReference"/>
        </w:rPr>
        <w:commentReference w:id="15"/>
      </w:r>
      <w:r>
        <w:rPr>
          <w:sz w:val="24"/>
          <w:szCs w:val="24"/>
        </w:rPr>
        <w:t xml:space="preserve">, minimum and maximum values; PDF and CDF at each site. </w:t>
      </w:r>
    </w:p>
    <w:p w14:paraId="4238227B" w14:textId="77777777" w:rsidR="0011525D" w:rsidRDefault="008D01E7">
      <w:pPr>
        <w:spacing w:before="240" w:after="240"/>
        <w:ind w:firstLine="720"/>
        <w:rPr>
          <w:sz w:val="24"/>
          <w:szCs w:val="24"/>
        </w:rPr>
      </w:pPr>
      <w:r>
        <w:rPr>
          <w:sz w:val="24"/>
          <w:szCs w:val="24"/>
        </w:rPr>
        <w:t>The sites 4(rank 2),8(rank 1),9(rank 3) and 14(rank 4) which have the greatest deviation from their true CDF have the lowest absolute value eigenvectors for the 1</w:t>
      </w:r>
      <w:r>
        <w:rPr>
          <w:sz w:val="24"/>
          <w:szCs w:val="24"/>
          <w:vertAlign w:val="superscript"/>
        </w:rPr>
        <w:t>st</w:t>
      </w:r>
      <w:r>
        <w:rPr>
          <w:sz w:val="24"/>
          <w:szCs w:val="24"/>
        </w:rPr>
        <w:t xml:space="preserve"> PC which contributes the largest variance(~40%).  Figure XX shows the site-specific simulation skill depends critically on the PC eigenvectors with CDF simulations for two sites one with low absolute rank and one with high absolute rank, serving as a confirmation of the benefits of transferring to the PC-space and to the overall spatio-temporal structure of each PC. </w:t>
      </w:r>
    </w:p>
    <w:p w14:paraId="7E8F9495" w14:textId="77777777" w:rsidR="0011525D" w:rsidRDefault="008D01E7">
      <w:pPr>
        <w:spacing w:before="240" w:after="240"/>
        <w:jc w:val="center"/>
        <w:rPr>
          <w:rFonts w:ascii="Calibri" w:eastAsia="Calibri" w:hAnsi="Calibri" w:cs="Calibri"/>
          <w:sz w:val="20"/>
          <w:szCs w:val="20"/>
        </w:rPr>
      </w:pPr>
      <w:r>
        <w:rPr>
          <w:rFonts w:ascii="Calibri" w:eastAsia="Calibri" w:hAnsi="Calibri" w:cs="Calibri"/>
          <w:noProof/>
          <w:sz w:val="20"/>
          <w:szCs w:val="20"/>
          <w:lang w:val="en-US"/>
        </w:rPr>
        <w:lastRenderedPageBreak/>
        <w:drawing>
          <wp:inline distT="114300" distB="114300" distL="114300" distR="114300" wp14:anchorId="01C15235" wp14:editId="707B794B">
            <wp:extent cx="2400300" cy="24003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2400300" cy="2400300"/>
                    </a:xfrm>
                    <a:prstGeom prst="rect">
                      <a:avLst/>
                    </a:prstGeom>
                    <a:ln/>
                  </pic:spPr>
                </pic:pic>
              </a:graphicData>
            </a:graphic>
          </wp:inline>
        </w:drawing>
      </w:r>
      <w:r>
        <w:rPr>
          <w:rFonts w:ascii="Calibri" w:eastAsia="Calibri" w:hAnsi="Calibri" w:cs="Calibri"/>
          <w:noProof/>
          <w:sz w:val="20"/>
          <w:szCs w:val="20"/>
          <w:lang w:val="en-US"/>
        </w:rPr>
        <w:drawing>
          <wp:inline distT="114300" distB="114300" distL="114300" distR="114300" wp14:anchorId="4BE91B5F" wp14:editId="48CBF649">
            <wp:extent cx="2266950" cy="24003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2266950" cy="2400300"/>
                    </a:xfrm>
                    <a:prstGeom prst="rect">
                      <a:avLst/>
                    </a:prstGeom>
                    <a:ln/>
                  </pic:spPr>
                </pic:pic>
              </a:graphicData>
            </a:graphic>
          </wp:inline>
        </w:drawing>
      </w:r>
    </w:p>
    <w:p w14:paraId="65441867" w14:textId="77777777" w:rsidR="0011525D" w:rsidRDefault="008D01E7">
      <w:pPr>
        <w:spacing w:before="240" w:after="240"/>
        <w:jc w:val="center"/>
        <w:rPr>
          <w:rFonts w:ascii="Calibri" w:eastAsia="Calibri" w:hAnsi="Calibri" w:cs="Calibri"/>
          <w:sz w:val="20"/>
          <w:szCs w:val="20"/>
        </w:rPr>
      </w:pPr>
      <w:r>
        <w:rPr>
          <w:rFonts w:ascii="Calibri" w:eastAsia="Calibri" w:hAnsi="Calibri" w:cs="Calibri"/>
          <w:sz w:val="20"/>
          <w:szCs w:val="20"/>
        </w:rPr>
        <w:t>Figure 7: CDF Simulation plots for Site-26 and Site-8. Site 26 has a higher eigenvector associated with PC-1 whereas Site-8 has the lowest eigenvector associated with PC-1.</w:t>
      </w:r>
    </w:p>
    <w:p w14:paraId="0069266D" w14:textId="77777777" w:rsidR="0011525D" w:rsidRDefault="008D01E7">
      <w:pPr>
        <w:spacing w:before="240" w:after="240"/>
        <w:rPr>
          <w:sz w:val="20"/>
          <w:szCs w:val="20"/>
        </w:rPr>
      </w:pPr>
      <w:r>
        <w:rPr>
          <w:sz w:val="20"/>
          <w:szCs w:val="20"/>
        </w:rPr>
        <w:t xml:space="preserve"> </w:t>
      </w:r>
    </w:p>
    <w:p w14:paraId="5CF3D280" w14:textId="067CE766" w:rsidR="0011525D" w:rsidRDefault="008D01E7">
      <w:pPr>
        <w:spacing w:before="240" w:after="240"/>
        <w:rPr>
          <w:sz w:val="24"/>
          <w:szCs w:val="24"/>
        </w:rPr>
      </w:pPr>
      <w:commentRangeStart w:id="16"/>
      <w:r>
        <w:rPr>
          <w:sz w:val="24"/>
          <w:szCs w:val="24"/>
          <w:u w:val="single"/>
        </w:rPr>
        <w:t>Conclusion</w:t>
      </w:r>
      <w:r>
        <w:rPr>
          <w:sz w:val="24"/>
          <w:szCs w:val="24"/>
        </w:rPr>
        <w:t xml:space="preserve"> – The PC-SETAR methodology has shown the ability to capture the main system dynamics and translate that uncertainty and structure to site specific extreme </w:t>
      </w:r>
      <w:r w:rsidR="00C40FD5">
        <w:rPr>
          <w:sz w:val="24"/>
          <w:szCs w:val="24"/>
        </w:rPr>
        <w:t>streamflow</w:t>
      </w:r>
      <w:r>
        <w:rPr>
          <w:sz w:val="24"/>
          <w:szCs w:val="24"/>
        </w:rPr>
        <w:t xml:space="preserve">. Site-Specific transformations have been successful in replicating site-specific metrics, with skill depending on the site’s contribution to the PC as measured by the eigenvector. Overall the PC-SETAR methodology shows better skills in modelling and simulating the basin wide processes compared to PC-AR, a large part owing to the non-stationary nature.  </w:t>
      </w:r>
      <w:commentRangeEnd w:id="16"/>
      <w:r w:rsidR="009647BB">
        <w:rPr>
          <w:rStyle w:val="CommentReference"/>
        </w:rPr>
        <w:commentReference w:id="16"/>
      </w:r>
    </w:p>
    <w:p w14:paraId="600B3CAA" w14:textId="77777777" w:rsidR="0011525D" w:rsidRDefault="0011525D">
      <w:pPr>
        <w:spacing w:before="240" w:after="240"/>
        <w:rPr>
          <w:rFonts w:ascii="Calibri" w:eastAsia="Calibri" w:hAnsi="Calibri" w:cs="Calibri"/>
          <w:sz w:val="20"/>
          <w:szCs w:val="20"/>
        </w:rPr>
      </w:pPr>
    </w:p>
    <w:p w14:paraId="2A232C56" w14:textId="77777777" w:rsidR="0011525D" w:rsidRDefault="008D01E7">
      <w:pPr>
        <w:spacing w:before="240" w:after="240"/>
        <w:rPr>
          <w:rFonts w:ascii="Calibri" w:eastAsia="Calibri" w:hAnsi="Calibri" w:cs="Calibri"/>
          <w:b/>
          <w:sz w:val="28"/>
          <w:szCs w:val="28"/>
          <w:u w:val="single"/>
        </w:rPr>
      </w:pPr>
      <w:r>
        <w:rPr>
          <w:rFonts w:ascii="Calibri" w:eastAsia="Calibri" w:hAnsi="Calibri" w:cs="Calibri"/>
          <w:b/>
          <w:sz w:val="28"/>
          <w:szCs w:val="28"/>
          <w:u w:val="single"/>
        </w:rPr>
        <w:t>Conclusion</w:t>
      </w:r>
    </w:p>
    <w:p w14:paraId="2268AC45" w14:textId="77777777" w:rsidR="0011525D" w:rsidRDefault="008D01E7">
      <w:pPr>
        <w:spacing w:before="240" w:after="240"/>
        <w:rPr>
          <w:sz w:val="24"/>
          <w:szCs w:val="24"/>
        </w:rPr>
      </w:pPr>
      <w:r>
        <w:rPr>
          <w:sz w:val="24"/>
          <w:szCs w:val="24"/>
          <w:u w:val="single"/>
        </w:rPr>
        <w:t>Region of focus/data</w:t>
      </w:r>
      <w:r>
        <w:rPr>
          <w:sz w:val="24"/>
          <w:szCs w:val="24"/>
        </w:rPr>
        <w:t xml:space="preserve"> - The Ohio River Basin with its long history of regional scale precipitation and flooding events and extensive period of data availability presented an ideal region to study low frequency variability and modes of streamflow extremes. Using the annual streamflow maximum as criteria for extremes, 30 stream gauges with data from 1937 to 2018 were selected for this study.</w:t>
      </w:r>
    </w:p>
    <w:p w14:paraId="24A5A26B" w14:textId="45F87C7D" w:rsidR="0011525D" w:rsidRDefault="008D01E7">
      <w:pPr>
        <w:spacing w:before="240" w:after="240"/>
        <w:rPr>
          <w:sz w:val="24"/>
          <w:szCs w:val="24"/>
        </w:rPr>
      </w:pPr>
      <w:r>
        <w:rPr>
          <w:sz w:val="24"/>
          <w:szCs w:val="24"/>
          <w:u w:val="single"/>
        </w:rPr>
        <w:t>Diagnosis</w:t>
      </w:r>
      <w:r>
        <w:rPr>
          <w:sz w:val="24"/>
          <w:szCs w:val="24"/>
        </w:rPr>
        <w:t xml:space="preserve"> The diagnosis of the low frequency modes of streamflow extremes along their spatio-temporal structure was carried out using the combined PC-Wavelet </w:t>
      </w:r>
      <w:r w:rsidR="00C40FD5">
        <w:rPr>
          <w:sz w:val="24"/>
          <w:szCs w:val="24"/>
        </w:rPr>
        <w:t>methods. The</w:t>
      </w:r>
      <w:r>
        <w:rPr>
          <w:sz w:val="24"/>
          <w:szCs w:val="24"/>
        </w:rPr>
        <w:t xml:space="preserve"> chronologically varied PC-Wavelet and Wave-Clust methods yielded similar results pointing to the presence of characteristic spatio-temporal structures and low-frequency modes of extreme streamflow </w:t>
      </w:r>
      <w:r w:rsidR="00C40FD5">
        <w:rPr>
          <w:sz w:val="24"/>
          <w:szCs w:val="24"/>
        </w:rPr>
        <w:t>variability. The</w:t>
      </w:r>
      <w:r>
        <w:rPr>
          <w:sz w:val="24"/>
          <w:szCs w:val="24"/>
        </w:rPr>
        <w:t xml:space="preserve"> most dominant mode had a 5-7 </w:t>
      </w:r>
      <w:r w:rsidR="00C40FD5">
        <w:rPr>
          <w:sz w:val="24"/>
          <w:szCs w:val="24"/>
        </w:rPr>
        <w:t>yr.</w:t>
      </w:r>
      <w:r>
        <w:rPr>
          <w:sz w:val="24"/>
          <w:szCs w:val="24"/>
        </w:rPr>
        <w:t xml:space="preserve"> recurrence period along with a distinct east-west spatial divide.</w:t>
      </w:r>
    </w:p>
    <w:p w14:paraId="0154A410" w14:textId="77777777" w:rsidR="0011525D" w:rsidRDefault="008D01E7">
      <w:pPr>
        <w:spacing w:before="240" w:after="240"/>
        <w:rPr>
          <w:sz w:val="24"/>
          <w:szCs w:val="24"/>
        </w:rPr>
      </w:pPr>
      <w:r>
        <w:rPr>
          <w:sz w:val="24"/>
          <w:szCs w:val="24"/>
          <w:u w:val="single"/>
        </w:rPr>
        <w:lastRenderedPageBreak/>
        <w:t>Simulations:</w:t>
      </w:r>
      <w:r>
        <w:rPr>
          <w:sz w:val="24"/>
          <w:szCs w:val="24"/>
        </w:rPr>
        <w:t xml:space="preserve"> The novel PC-SETAR methodology was successful in simulating the streamflow extreme dynamics at the basin level and site specificities, capturing the risk on a basin-wide interval and transferring that on a stream-gauge level. This simulation method also passed another critical test by capturing the inter-annual and low frequency variations of streamflow extremes. </w:t>
      </w:r>
    </w:p>
    <w:p w14:paraId="2726AE57" w14:textId="7B8A2DF6" w:rsidR="0011525D" w:rsidRDefault="008D01E7">
      <w:pPr>
        <w:spacing w:before="240" w:after="240"/>
        <w:rPr>
          <w:sz w:val="24"/>
          <w:szCs w:val="24"/>
        </w:rPr>
      </w:pPr>
      <w:r>
        <w:rPr>
          <w:sz w:val="24"/>
          <w:szCs w:val="24"/>
          <w:u w:val="single"/>
        </w:rPr>
        <w:t xml:space="preserve">Predictions:- </w:t>
      </w:r>
      <w:r>
        <w:rPr>
          <w:sz w:val="24"/>
          <w:szCs w:val="24"/>
        </w:rPr>
        <w:t xml:space="preserve">The climate based model, using the indices was successful in near-term predictions, with the North Atlantic Oscillation and the interaction between El-Nino Southern Oscillation and Pacific Decadal Oscillation being the two predictors selected during model </w:t>
      </w:r>
      <w:r w:rsidR="00C40FD5">
        <w:rPr>
          <w:sz w:val="24"/>
          <w:szCs w:val="24"/>
        </w:rPr>
        <w:t>selection. The</w:t>
      </w:r>
      <w:r>
        <w:rPr>
          <w:sz w:val="24"/>
          <w:szCs w:val="24"/>
        </w:rPr>
        <w:t xml:space="preserve"> model, using only the most dominant mode of variability PC-1, with strong near-term to decadal predictions of annual maximum streamflow, points towards teleconnections and forcings in the Ohio River Basin.  </w:t>
      </w:r>
    </w:p>
    <w:p w14:paraId="11FAFFC0" w14:textId="77777777" w:rsidR="0011525D" w:rsidRDefault="008D01E7">
      <w:pPr>
        <w:spacing w:before="240" w:after="240"/>
        <w:rPr>
          <w:sz w:val="24"/>
          <w:szCs w:val="24"/>
        </w:rPr>
      </w:pPr>
      <w:r>
        <w:rPr>
          <w:sz w:val="24"/>
          <w:szCs w:val="24"/>
          <w:u w:val="single"/>
        </w:rPr>
        <w:t>Basin Scale Processes</w:t>
      </w:r>
      <w:r>
        <w:rPr>
          <w:sz w:val="24"/>
          <w:szCs w:val="24"/>
        </w:rPr>
        <w:t xml:space="preserve"> - All the methods and analyses presented in this paper can be easily extended to other river basins, allowing for a structural and global understanding of the role of low-frequency variations in annual streamflow maximums on a basin wide level and manifestation of that risk at a stream-gauge level. A package ___ has been developed in ____ for swift implementation of the overall analysis methodology.</w:t>
      </w:r>
    </w:p>
    <w:p w14:paraId="653213F2" w14:textId="77777777" w:rsidR="0011525D" w:rsidRDefault="0011525D">
      <w:pPr>
        <w:spacing w:before="240" w:after="240"/>
        <w:rPr>
          <w:sz w:val="24"/>
          <w:szCs w:val="24"/>
        </w:rPr>
      </w:pPr>
    </w:p>
    <w:p w14:paraId="4D340D08"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60E4D37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45910A64" w14:textId="77777777" w:rsidR="0011525D" w:rsidRDefault="008D01E7">
      <w:pPr>
        <w:spacing w:before="240" w:after="240"/>
        <w:rPr>
          <w:rFonts w:ascii="Calibri" w:eastAsia="Calibri" w:hAnsi="Calibri" w:cs="Calibri"/>
          <w:b/>
          <w:sz w:val="24"/>
          <w:szCs w:val="24"/>
        </w:rPr>
      </w:pPr>
      <w:r>
        <w:rPr>
          <w:rFonts w:ascii="Calibri" w:eastAsia="Calibri" w:hAnsi="Calibri" w:cs="Calibri"/>
          <w:b/>
          <w:sz w:val="24"/>
          <w:szCs w:val="24"/>
        </w:rPr>
        <w:t>References</w:t>
      </w:r>
    </w:p>
    <w:p w14:paraId="684884D4"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Abdi, H., &amp; Williams, L. J. (2010). Principal component analysis. </w:t>
      </w:r>
      <w:r>
        <w:rPr>
          <w:rFonts w:ascii="Calibri" w:eastAsia="Calibri" w:hAnsi="Calibri" w:cs="Calibri"/>
          <w:i/>
          <w:sz w:val="20"/>
          <w:szCs w:val="20"/>
        </w:rPr>
        <w:t>Wiley Interdisciplinary Reviews: Computational Statistics</w:t>
      </w:r>
      <w:r>
        <w:rPr>
          <w:rFonts w:ascii="Calibri" w:eastAsia="Calibri" w:hAnsi="Calibri" w:cs="Calibri"/>
          <w:sz w:val="20"/>
          <w:szCs w:val="20"/>
        </w:rPr>
        <w:t xml:space="preserve">, </w:t>
      </w:r>
      <w:r>
        <w:rPr>
          <w:rFonts w:ascii="Calibri" w:eastAsia="Calibri" w:hAnsi="Calibri" w:cs="Calibri"/>
          <w:i/>
          <w:sz w:val="20"/>
          <w:szCs w:val="20"/>
        </w:rPr>
        <w:t>2</w:t>
      </w:r>
      <w:r>
        <w:rPr>
          <w:rFonts w:ascii="Calibri" w:eastAsia="Calibri" w:hAnsi="Calibri" w:cs="Calibri"/>
          <w:sz w:val="20"/>
          <w:szCs w:val="20"/>
        </w:rPr>
        <w:t>(4), 433–459. https://doi.org/10.1002/wics.101</w:t>
      </w:r>
    </w:p>
    <w:p w14:paraId="411CA570"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Adamowski, J., &amp; Chan, H. F. (2011). A wavelet neural network conjunction model for groundwater level forecasting. </w:t>
      </w:r>
      <w:r>
        <w:rPr>
          <w:rFonts w:ascii="Calibri" w:eastAsia="Calibri" w:hAnsi="Calibri" w:cs="Calibri"/>
          <w:i/>
          <w:sz w:val="20"/>
          <w:szCs w:val="20"/>
        </w:rPr>
        <w:t>Journal of Hydrology</w:t>
      </w:r>
      <w:r>
        <w:rPr>
          <w:rFonts w:ascii="Calibri" w:eastAsia="Calibri" w:hAnsi="Calibri" w:cs="Calibri"/>
          <w:sz w:val="20"/>
          <w:szCs w:val="20"/>
        </w:rPr>
        <w:t xml:space="preserve">, </w:t>
      </w:r>
      <w:r>
        <w:rPr>
          <w:rFonts w:ascii="Calibri" w:eastAsia="Calibri" w:hAnsi="Calibri" w:cs="Calibri"/>
          <w:i/>
          <w:sz w:val="20"/>
          <w:szCs w:val="20"/>
        </w:rPr>
        <w:t>407</w:t>
      </w:r>
      <w:r>
        <w:rPr>
          <w:rFonts w:ascii="Calibri" w:eastAsia="Calibri" w:hAnsi="Calibri" w:cs="Calibri"/>
          <w:sz w:val="20"/>
          <w:szCs w:val="20"/>
        </w:rPr>
        <w:t>(1), 28–40. https://doi.org/10.1016/j.jhydrol.2011.06.013</w:t>
      </w:r>
    </w:p>
    <w:p w14:paraId="03038D29"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Bayazit, M. (2015). Nonstationarity of Hydrological Records and Recent Trends in Trend Analysis: A State-of-the-art Review. </w:t>
      </w:r>
      <w:r>
        <w:rPr>
          <w:rFonts w:ascii="Calibri" w:eastAsia="Calibri" w:hAnsi="Calibri" w:cs="Calibri"/>
          <w:i/>
          <w:sz w:val="20"/>
          <w:szCs w:val="20"/>
        </w:rPr>
        <w:t>Environmental Processes</w:t>
      </w:r>
      <w:r>
        <w:rPr>
          <w:rFonts w:ascii="Calibri" w:eastAsia="Calibri" w:hAnsi="Calibri" w:cs="Calibri"/>
          <w:sz w:val="20"/>
          <w:szCs w:val="20"/>
        </w:rPr>
        <w:t xml:space="preserve">, </w:t>
      </w:r>
      <w:r>
        <w:rPr>
          <w:rFonts w:ascii="Calibri" w:eastAsia="Calibri" w:hAnsi="Calibri" w:cs="Calibri"/>
          <w:i/>
          <w:sz w:val="20"/>
          <w:szCs w:val="20"/>
        </w:rPr>
        <w:t>2</w:t>
      </w:r>
      <w:r>
        <w:rPr>
          <w:rFonts w:ascii="Calibri" w:eastAsia="Calibri" w:hAnsi="Calibri" w:cs="Calibri"/>
          <w:sz w:val="20"/>
          <w:szCs w:val="20"/>
        </w:rPr>
        <w:t>(3), 527–542. https://doi.org/10.1007/s40710-015-0081-7</w:t>
      </w:r>
    </w:p>
    <w:p w14:paraId="3A4B1EB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Cheng, L., AghaKouchak, A., Gilleland, E., &amp; Katz, R. W. (2014). Non-stationary extreme value analysis in a changing climate. </w:t>
      </w:r>
      <w:r>
        <w:rPr>
          <w:rFonts w:ascii="Calibri" w:eastAsia="Calibri" w:hAnsi="Calibri" w:cs="Calibri"/>
          <w:i/>
          <w:sz w:val="20"/>
          <w:szCs w:val="20"/>
        </w:rPr>
        <w:t>Climatic Change</w:t>
      </w:r>
      <w:r>
        <w:rPr>
          <w:rFonts w:ascii="Calibri" w:eastAsia="Calibri" w:hAnsi="Calibri" w:cs="Calibri"/>
          <w:sz w:val="20"/>
          <w:szCs w:val="20"/>
        </w:rPr>
        <w:t xml:space="preserve">, </w:t>
      </w:r>
      <w:r>
        <w:rPr>
          <w:rFonts w:ascii="Calibri" w:eastAsia="Calibri" w:hAnsi="Calibri" w:cs="Calibri"/>
          <w:i/>
          <w:sz w:val="20"/>
          <w:szCs w:val="20"/>
        </w:rPr>
        <w:t>127</w:t>
      </w:r>
      <w:r>
        <w:rPr>
          <w:rFonts w:ascii="Calibri" w:eastAsia="Calibri" w:hAnsi="Calibri" w:cs="Calibri"/>
          <w:sz w:val="20"/>
          <w:szCs w:val="20"/>
        </w:rPr>
        <w:t>(2), 353–369. https://doi.org/10.1007/s10584-014-1254-5</w:t>
      </w:r>
    </w:p>
    <w:p w14:paraId="6EE5E42A"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Farnham, D. J., Doss‐Gollin, J., &amp; Lall, U. (2018). Regional Extreme Precipitation Events: Robust Inference From Credibly Simulated GCM Variables. </w:t>
      </w:r>
      <w:r>
        <w:rPr>
          <w:rFonts w:ascii="Calibri" w:eastAsia="Calibri" w:hAnsi="Calibri" w:cs="Calibri"/>
          <w:i/>
          <w:sz w:val="20"/>
          <w:szCs w:val="20"/>
        </w:rPr>
        <w:t>Water Resources Research</w:t>
      </w:r>
      <w:r>
        <w:rPr>
          <w:rFonts w:ascii="Calibri" w:eastAsia="Calibri" w:hAnsi="Calibri" w:cs="Calibri"/>
          <w:sz w:val="20"/>
          <w:szCs w:val="20"/>
        </w:rPr>
        <w:t xml:space="preserve">, </w:t>
      </w:r>
      <w:r>
        <w:rPr>
          <w:rFonts w:ascii="Calibri" w:eastAsia="Calibri" w:hAnsi="Calibri" w:cs="Calibri"/>
          <w:i/>
          <w:sz w:val="20"/>
          <w:szCs w:val="20"/>
        </w:rPr>
        <w:t>54</w:t>
      </w:r>
      <w:r>
        <w:rPr>
          <w:rFonts w:ascii="Calibri" w:eastAsia="Calibri" w:hAnsi="Calibri" w:cs="Calibri"/>
          <w:sz w:val="20"/>
          <w:szCs w:val="20"/>
        </w:rPr>
        <w:t>(6), 3809–3824. https://doi.org/10.1002/2017WR021318</w:t>
      </w:r>
    </w:p>
    <w:p w14:paraId="046F0B02"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lastRenderedPageBreak/>
        <w:t xml:space="preserve">Hirsch, R. M., &amp; De Cicco, L. A. (2015). </w:t>
      </w:r>
      <w:r>
        <w:rPr>
          <w:rFonts w:ascii="Calibri" w:eastAsia="Calibri" w:hAnsi="Calibri" w:cs="Calibri"/>
          <w:i/>
          <w:sz w:val="20"/>
          <w:szCs w:val="20"/>
        </w:rPr>
        <w:t>User guide to Exploration and Graphics for RivEr Trends (EGRET) and dataRetrieval: R packages for hydrologic data</w:t>
      </w:r>
      <w:r>
        <w:rPr>
          <w:rFonts w:ascii="Calibri" w:eastAsia="Calibri" w:hAnsi="Calibri" w:cs="Calibri"/>
          <w:sz w:val="20"/>
          <w:szCs w:val="20"/>
        </w:rPr>
        <w:t xml:space="preserve"> (USGS Numbered Series No. 4-A10; p. 104). Retrieved from U.S. Geological Survey website: http://pubs.er.usgs.gov/publication/tm4A10</w:t>
      </w:r>
    </w:p>
    <w:p w14:paraId="330606FF"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Jones, P. D., Jonsson, T., &amp; Wheeler, D. (1997). Extension to the North Atlantic oscillation using early instrumental pressure observations from Gibraltar and south-west Iceland. </w:t>
      </w:r>
      <w:r>
        <w:rPr>
          <w:rFonts w:ascii="Calibri" w:eastAsia="Calibri" w:hAnsi="Calibri" w:cs="Calibri"/>
          <w:i/>
          <w:sz w:val="20"/>
          <w:szCs w:val="20"/>
        </w:rPr>
        <w:t>International Journal of Climatology</w:t>
      </w:r>
      <w:r>
        <w:rPr>
          <w:rFonts w:ascii="Calibri" w:eastAsia="Calibri" w:hAnsi="Calibri" w:cs="Calibri"/>
          <w:sz w:val="20"/>
          <w:szCs w:val="20"/>
        </w:rPr>
        <w:t xml:space="preserve">, </w:t>
      </w:r>
      <w:r>
        <w:rPr>
          <w:rFonts w:ascii="Calibri" w:eastAsia="Calibri" w:hAnsi="Calibri" w:cs="Calibri"/>
          <w:i/>
          <w:sz w:val="20"/>
          <w:szCs w:val="20"/>
        </w:rPr>
        <w:t>17</w:t>
      </w:r>
      <w:r>
        <w:rPr>
          <w:rFonts w:ascii="Calibri" w:eastAsia="Calibri" w:hAnsi="Calibri" w:cs="Calibri"/>
          <w:sz w:val="20"/>
          <w:szCs w:val="20"/>
        </w:rPr>
        <w:t>(13), 1433–1450. https://doi.org/10.1002/(SICI)1097-0088(19971115)17:13&lt;1433::AID-JOC203&gt;3.0.CO;2-P</w:t>
      </w:r>
    </w:p>
    <w:p w14:paraId="0947321E"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Kim Tae-Woong, &amp; Valdés Juan B. (2003). Nonlinear Model for Drought Forecasting Based on a Conjunction of Wavelet Transforms and Neural Networks. </w:t>
      </w:r>
      <w:r>
        <w:rPr>
          <w:rFonts w:ascii="Calibri" w:eastAsia="Calibri" w:hAnsi="Calibri" w:cs="Calibri"/>
          <w:i/>
          <w:sz w:val="20"/>
          <w:szCs w:val="20"/>
        </w:rPr>
        <w:t>Journal of Hydrologic Engineering</w:t>
      </w:r>
      <w:r>
        <w:rPr>
          <w:rFonts w:ascii="Calibri" w:eastAsia="Calibri" w:hAnsi="Calibri" w:cs="Calibri"/>
          <w:sz w:val="20"/>
          <w:szCs w:val="20"/>
        </w:rPr>
        <w:t xml:space="preserve">, </w:t>
      </w:r>
      <w:r>
        <w:rPr>
          <w:rFonts w:ascii="Calibri" w:eastAsia="Calibri" w:hAnsi="Calibri" w:cs="Calibri"/>
          <w:i/>
          <w:sz w:val="20"/>
          <w:szCs w:val="20"/>
        </w:rPr>
        <w:t>8</w:t>
      </w:r>
      <w:r>
        <w:rPr>
          <w:rFonts w:ascii="Calibri" w:eastAsia="Calibri" w:hAnsi="Calibri" w:cs="Calibri"/>
          <w:sz w:val="20"/>
          <w:szCs w:val="20"/>
        </w:rPr>
        <w:t>(6), 319–328. https://doi.org/10.1061/(ASCE)1084-0699(2003)8:6(319)</w:t>
      </w:r>
    </w:p>
    <w:p w14:paraId="0B5A5556"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Knowles, S. G., &amp; Kunreuther, H. C. (2014). Troubled Waters: The National Flood Insurance Program in Historical Perspective. </w:t>
      </w:r>
      <w:r>
        <w:rPr>
          <w:rFonts w:ascii="Calibri" w:eastAsia="Calibri" w:hAnsi="Calibri" w:cs="Calibri"/>
          <w:i/>
          <w:sz w:val="20"/>
          <w:szCs w:val="20"/>
        </w:rPr>
        <w:t>Journal of Policy History</w:t>
      </w:r>
      <w:r>
        <w:rPr>
          <w:rFonts w:ascii="Calibri" w:eastAsia="Calibri" w:hAnsi="Calibri" w:cs="Calibri"/>
          <w:sz w:val="20"/>
          <w:szCs w:val="20"/>
        </w:rPr>
        <w:t xml:space="preserve">, </w:t>
      </w:r>
      <w:r>
        <w:rPr>
          <w:rFonts w:ascii="Calibri" w:eastAsia="Calibri" w:hAnsi="Calibri" w:cs="Calibri"/>
          <w:i/>
          <w:sz w:val="20"/>
          <w:szCs w:val="20"/>
        </w:rPr>
        <w:t>26</w:t>
      </w:r>
      <w:r>
        <w:rPr>
          <w:rFonts w:ascii="Calibri" w:eastAsia="Calibri" w:hAnsi="Calibri" w:cs="Calibri"/>
          <w:sz w:val="20"/>
          <w:szCs w:val="20"/>
        </w:rPr>
        <w:t>(3), 327–353. https://doi.org/10.1017/S0898030614000153</w:t>
      </w:r>
    </w:p>
    <w:p w14:paraId="23886CB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Kwon, H.-H., Lall, U., &amp; Khalil, A. F. (2007). Stochastic simulation model for nonstationary time series using an autoregressive wavelet decomposition: Applications to rainfall and temperature. </w:t>
      </w:r>
      <w:r>
        <w:rPr>
          <w:rFonts w:ascii="Calibri" w:eastAsia="Calibri" w:hAnsi="Calibri" w:cs="Calibri"/>
          <w:i/>
          <w:sz w:val="20"/>
          <w:szCs w:val="20"/>
        </w:rPr>
        <w:t>Water Resources Research</w:t>
      </w:r>
      <w:r>
        <w:rPr>
          <w:rFonts w:ascii="Calibri" w:eastAsia="Calibri" w:hAnsi="Calibri" w:cs="Calibri"/>
          <w:sz w:val="20"/>
          <w:szCs w:val="20"/>
        </w:rPr>
        <w:t xml:space="preserve">, </w:t>
      </w:r>
      <w:r>
        <w:rPr>
          <w:rFonts w:ascii="Calibri" w:eastAsia="Calibri" w:hAnsi="Calibri" w:cs="Calibri"/>
          <w:i/>
          <w:sz w:val="20"/>
          <w:szCs w:val="20"/>
        </w:rPr>
        <w:t>43</w:t>
      </w:r>
      <w:r>
        <w:rPr>
          <w:rFonts w:ascii="Calibri" w:eastAsia="Calibri" w:hAnsi="Calibri" w:cs="Calibri"/>
          <w:sz w:val="20"/>
          <w:szCs w:val="20"/>
        </w:rPr>
        <w:t>(5). https://doi.org/10.1029/2006WR005258</w:t>
      </w:r>
    </w:p>
    <w:p w14:paraId="43BF1287"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Melillo, J. M., Richmond, T. (T. C. ), &amp; Yohe, G. W. (2014). </w:t>
      </w:r>
      <w:r>
        <w:rPr>
          <w:rFonts w:ascii="Calibri" w:eastAsia="Calibri" w:hAnsi="Calibri" w:cs="Calibri"/>
          <w:i/>
          <w:sz w:val="20"/>
          <w:szCs w:val="20"/>
        </w:rPr>
        <w:t>Climate Change Impacts in the United States: The Third National Climate Assessment</w:t>
      </w:r>
      <w:r>
        <w:rPr>
          <w:rFonts w:ascii="Calibri" w:eastAsia="Calibri" w:hAnsi="Calibri" w:cs="Calibri"/>
          <w:sz w:val="20"/>
          <w:szCs w:val="20"/>
        </w:rPr>
        <w:t>. https://doi.org/10.7930/J0Z31WJ2</w:t>
      </w:r>
    </w:p>
    <w:p w14:paraId="1436966B"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Milly, P. C. D., Betancourt, J., Falkenmark, M., Hirsch, R. M., Kundzewicz, Z. W., Lettenmaier, D. P., &amp; Stouffer, R. J. (2008). Stationarity Is Dead: Whither Water Management? </w:t>
      </w:r>
      <w:r>
        <w:rPr>
          <w:rFonts w:ascii="Calibri" w:eastAsia="Calibri" w:hAnsi="Calibri" w:cs="Calibri"/>
          <w:i/>
          <w:sz w:val="20"/>
          <w:szCs w:val="20"/>
        </w:rPr>
        <w:t>Science</w:t>
      </w:r>
      <w:r>
        <w:rPr>
          <w:rFonts w:ascii="Calibri" w:eastAsia="Calibri" w:hAnsi="Calibri" w:cs="Calibri"/>
          <w:sz w:val="20"/>
          <w:szCs w:val="20"/>
        </w:rPr>
        <w:t xml:space="preserve">, </w:t>
      </w:r>
      <w:r>
        <w:rPr>
          <w:rFonts w:ascii="Calibri" w:eastAsia="Calibri" w:hAnsi="Calibri" w:cs="Calibri"/>
          <w:i/>
          <w:sz w:val="20"/>
          <w:szCs w:val="20"/>
        </w:rPr>
        <w:t>319</w:t>
      </w:r>
      <w:r>
        <w:rPr>
          <w:rFonts w:ascii="Calibri" w:eastAsia="Calibri" w:hAnsi="Calibri" w:cs="Calibri"/>
          <w:sz w:val="20"/>
          <w:szCs w:val="20"/>
        </w:rPr>
        <w:t>(5863), 573–574. https://doi.org/10.1126/science.1151915</w:t>
      </w:r>
    </w:p>
    <w:p w14:paraId="0D354464"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Nakamura, J., Lall, U., Kushnir, Y., Robertson, A. W., &amp; Seager, R. (2013). Dynamical Structure of Extreme Floods in the U.S. Midwest and the United Kingdom. </w:t>
      </w:r>
      <w:r>
        <w:rPr>
          <w:rFonts w:ascii="Calibri" w:eastAsia="Calibri" w:hAnsi="Calibri" w:cs="Calibri"/>
          <w:i/>
          <w:sz w:val="20"/>
          <w:szCs w:val="20"/>
        </w:rPr>
        <w:t>Journal of Hydrometeorology</w:t>
      </w:r>
      <w:r>
        <w:rPr>
          <w:rFonts w:ascii="Calibri" w:eastAsia="Calibri" w:hAnsi="Calibri" w:cs="Calibri"/>
          <w:sz w:val="20"/>
          <w:szCs w:val="20"/>
        </w:rPr>
        <w:t xml:space="preserve">, </w:t>
      </w:r>
      <w:r>
        <w:rPr>
          <w:rFonts w:ascii="Calibri" w:eastAsia="Calibri" w:hAnsi="Calibri" w:cs="Calibri"/>
          <w:i/>
          <w:sz w:val="20"/>
          <w:szCs w:val="20"/>
        </w:rPr>
        <w:t>14</w:t>
      </w:r>
      <w:r>
        <w:rPr>
          <w:rFonts w:ascii="Calibri" w:eastAsia="Calibri" w:hAnsi="Calibri" w:cs="Calibri"/>
          <w:sz w:val="20"/>
          <w:szCs w:val="20"/>
        </w:rPr>
        <w:t>(2), 485–504. https://doi.org/10.1175/JHM-D-12-059.1</w:t>
      </w:r>
    </w:p>
    <w:p w14:paraId="4F8D68AC"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Nalley, D., Adamowski, J., Biswas, A., Gharabaghi, B., &amp; Hu, W. (2019). A multiscale and multivariate analysis of precipitation and streamflow variability in relation to ENSO, NAO and PDO. </w:t>
      </w:r>
      <w:r>
        <w:rPr>
          <w:rFonts w:ascii="Calibri" w:eastAsia="Calibri" w:hAnsi="Calibri" w:cs="Calibri"/>
          <w:i/>
          <w:sz w:val="20"/>
          <w:szCs w:val="20"/>
        </w:rPr>
        <w:t>Journal of Hydrology</w:t>
      </w:r>
      <w:r>
        <w:rPr>
          <w:rFonts w:ascii="Calibri" w:eastAsia="Calibri" w:hAnsi="Calibri" w:cs="Calibri"/>
          <w:sz w:val="20"/>
          <w:szCs w:val="20"/>
        </w:rPr>
        <w:t xml:space="preserve">, </w:t>
      </w:r>
      <w:r>
        <w:rPr>
          <w:rFonts w:ascii="Calibri" w:eastAsia="Calibri" w:hAnsi="Calibri" w:cs="Calibri"/>
          <w:i/>
          <w:sz w:val="20"/>
          <w:szCs w:val="20"/>
        </w:rPr>
        <w:t>574</w:t>
      </w:r>
      <w:r>
        <w:rPr>
          <w:rFonts w:ascii="Calibri" w:eastAsia="Calibri" w:hAnsi="Calibri" w:cs="Calibri"/>
          <w:sz w:val="20"/>
          <w:szCs w:val="20"/>
        </w:rPr>
        <w:t>, 288–307. https://doi.org/10.1016/j.jhydrol.2019.04.024</w:t>
      </w:r>
    </w:p>
    <w:p w14:paraId="7EF57F19" w14:textId="77777777" w:rsidR="0011525D" w:rsidRDefault="008D01E7">
      <w:pPr>
        <w:spacing w:before="240" w:after="240"/>
        <w:rPr>
          <w:rFonts w:ascii="Calibri" w:eastAsia="Calibri" w:hAnsi="Calibri" w:cs="Calibri"/>
          <w:sz w:val="20"/>
          <w:szCs w:val="20"/>
        </w:rPr>
      </w:pPr>
      <w:r>
        <w:rPr>
          <w:rFonts w:ascii="Calibri" w:eastAsia="Calibri" w:hAnsi="Calibri" w:cs="Calibri"/>
          <w:i/>
          <w:sz w:val="20"/>
          <w:szCs w:val="20"/>
        </w:rPr>
        <w:t>National Water Summary 1988-89: Hydrologic Events and Floods and Droughts</w:t>
      </w:r>
      <w:r>
        <w:rPr>
          <w:rFonts w:ascii="Calibri" w:eastAsia="Calibri" w:hAnsi="Calibri" w:cs="Calibri"/>
          <w:sz w:val="20"/>
          <w:szCs w:val="20"/>
        </w:rPr>
        <w:t>. (1991). U.S. Government Printing Office.</w:t>
      </w:r>
    </w:p>
    <w:p w14:paraId="2B19E283"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Newman, M., Compo, G. P., &amp; Alexander, M. A. (2003). ENSO-Forced Variability of the Pacific Decadal Oscillation. </w:t>
      </w:r>
      <w:r>
        <w:rPr>
          <w:rFonts w:ascii="Calibri" w:eastAsia="Calibri" w:hAnsi="Calibri" w:cs="Calibri"/>
          <w:i/>
          <w:sz w:val="20"/>
          <w:szCs w:val="20"/>
        </w:rPr>
        <w:t>Journal of Climate</w:t>
      </w:r>
      <w:r>
        <w:rPr>
          <w:rFonts w:ascii="Calibri" w:eastAsia="Calibri" w:hAnsi="Calibri" w:cs="Calibri"/>
          <w:sz w:val="20"/>
          <w:szCs w:val="20"/>
        </w:rPr>
        <w:t xml:space="preserve">, </w:t>
      </w:r>
      <w:r>
        <w:rPr>
          <w:rFonts w:ascii="Calibri" w:eastAsia="Calibri" w:hAnsi="Calibri" w:cs="Calibri"/>
          <w:i/>
          <w:sz w:val="20"/>
          <w:szCs w:val="20"/>
        </w:rPr>
        <w:t>16</w:t>
      </w:r>
      <w:r>
        <w:rPr>
          <w:rFonts w:ascii="Calibri" w:eastAsia="Calibri" w:hAnsi="Calibri" w:cs="Calibri"/>
          <w:sz w:val="20"/>
          <w:szCs w:val="20"/>
        </w:rPr>
        <w:t>(23), 3853–3857. https://doi.org/10.1175/1520-0442(2003)016&lt;3853:EVOTPD&gt;2.0.CO;2</w:t>
      </w:r>
    </w:p>
    <w:p w14:paraId="1B137BF5"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R Core Team. (2016). </w:t>
      </w:r>
      <w:r>
        <w:rPr>
          <w:rFonts w:ascii="Calibri" w:eastAsia="Calibri" w:hAnsi="Calibri" w:cs="Calibri"/>
          <w:i/>
          <w:sz w:val="20"/>
          <w:szCs w:val="20"/>
        </w:rPr>
        <w:t>R: A language and environment for   statistical computing. R Foundation for Statistical   Computing, Vienna, Austria.</w:t>
      </w:r>
      <w:r>
        <w:rPr>
          <w:rFonts w:ascii="Calibri" w:eastAsia="Calibri" w:hAnsi="Calibri" w:cs="Calibri"/>
          <w:sz w:val="20"/>
          <w:szCs w:val="20"/>
        </w:rPr>
        <w:t xml:space="preserve"> Retrieved from https://www.R-project.org/</w:t>
      </w:r>
    </w:p>
    <w:p w14:paraId="55871A9A"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SALAS, J. D. (1993). Analysis and modelling of hydrological time series. </w:t>
      </w:r>
      <w:r>
        <w:rPr>
          <w:rFonts w:ascii="Calibri" w:eastAsia="Calibri" w:hAnsi="Calibri" w:cs="Calibri"/>
          <w:i/>
          <w:sz w:val="20"/>
          <w:szCs w:val="20"/>
        </w:rPr>
        <w:t>Handbook of Hydrology</w:t>
      </w:r>
      <w:r>
        <w:rPr>
          <w:rFonts w:ascii="Calibri" w:eastAsia="Calibri" w:hAnsi="Calibri" w:cs="Calibri"/>
          <w:sz w:val="20"/>
          <w:szCs w:val="20"/>
        </w:rPr>
        <w:t xml:space="preserve">, </w:t>
      </w:r>
      <w:r>
        <w:rPr>
          <w:rFonts w:ascii="Calibri" w:eastAsia="Calibri" w:hAnsi="Calibri" w:cs="Calibri"/>
          <w:i/>
          <w:sz w:val="20"/>
          <w:szCs w:val="20"/>
        </w:rPr>
        <w:t>19</w:t>
      </w:r>
      <w:r>
        <w:rPr>
          <w:rFonts w:ascii="Calibri" w:eastAsia="Calibri" w:hAnsi="Calibri" w:cs="Calibri"/>
          <w:sz w:val="20"/>
          <w:szCs w:val="20"/>
        </w:rPr>
        <w:t>. Retrieved from https://ci.nii.ac.jp/naid/10013176141/</w:t>
      </w:r>
    </w:p>
    <w:p w14:paraId="3B14736B"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Thomas, A., &amp; Leichenko, R. (2011). Adaptation through insurance: Lessons from the NFIP. </w:t>
      </w:r>
      <w:r>
        <w:rPr>
          <w:rFonts w:ascii="Calibri" w:eastAsia="Calibri" w:hAnsi="Calibri" w:cs="Calibri"/>
          <w:i/>
          <w:sz w:val="20"/>
          <w:szCs w:val="20"/>
        </w:rPr>
        <w:t>International Journal of Climate Change Strategies and Management</w:t>
      </w:r>
      <w:r>
        <w:rPr>
          <w:rFonts w:ascii="Calibri" w:eastAsia="Calibri" w:hAnsi="Calibri" w:cs="Calibri"/>
          <w:sz w:val="20"/>
          <w:szCs w:val="20"/>
        </w:rPr>
        <w:t>. https://doi.org/10.1108/17568691111153401</w:t>
      </w:r>
    </w:p>
    <w:p w14:paraId="1A9C91D0"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lastRenderedPageBreak/>
        <w:t xml:space="preserve">Tiwari, M. K., &amp; Chatterjee, C. (2010). Development of an accurate and reliable hourly flood forecasting model using wavelet–bootstrap–ANN (WBANN) hybrid approach. </w:t>
      </w:r>
      <w:r>
        <w:rPr>
          <w:rFonts w:ascii="Calibri" w:eastAsia="Calibri" w:hAnsi="Calibri" w:cs="Calibri"/>
          <w:i/>
          <w:sz w:val="20"/>
          <w:szCs w:val="20"/>
        </w:rPr>
        <w:t>Journal of Hydrology</w:t>
      </w:r>
      <w:r>
        <w:rPr>
          <w:rFonts w:ascii="Calibri" w:eastAsia="Calibri" w:hAnsi="Calibri" w:cs="Calibri"/>
          <w:sz w:val="20"/>
          <w:szCs w:val="20"/>
        </w:rPr>
        <w:t xml:space="preserve">, </w:t>
      </w:r>
      <w:r>
        <w:rPr>
          <w:rFonts w:ascii="Calibri" w:eastAsia="Calibri" w:hAnsi="Calibri" w:cs="Calibri"/>
          <w:i/>
          <w:sz w:val="20"/>
          <w:szCs w:val="20"/>
        </w:rPr>
        <w:t>394</w:t>
      </w:r>
      <w:r>
        <w:rPr>
          <w:rFonts w:ascii="Calibri" w:eastAsia="Calibri" w:hAnsi="Calibri" w:cs="Calibri"/>
          <w:sz w:val="20"/>
          <w:szCs w:val="20"/>
        </w:rPr>
        <w:t>(3), 458–470. https://doi.org/10.1016/j.jhydrol.2010.10.001</w:t>
      </w:r>
    </w:p>
    <w:p w14:paraId="0392860C"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Tong, H. (1990). </w:t>
      </w:r>
      <w:r>
        <w:rPr>
          <w:rFonts w:ascii="Calibri" w:eastAsia="Calibri" w:hAnsi="Calibri" w:cs="Calibri"/>
          <w:i/>
          <w:sz w:val="20"/>
          <w:szCs w:val="20"/>
        </w:rPr>
        <w:t>Non-linear time series: A dynamical system approach</w:t>
      </w:r>
      <w:r>
        <w:rPr>
          <w:rFonts w:ascii="Calibri" w:eastAsia="Calibri" w:hAnsi="Calibri" w:cs="Calibri"/>
          <w:sz w:val="20"/>
          <w:szCs w:val="20"/>
        </w:rPr>
        <w:t>. Retrieved from http://eprints.lse.ac.uk/6212/</w:t>
      </w:r>
    </w:p>
    <w:p w14:paraId="272D37A7"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Torrence, C., &amp; Compo, G. P. (1998). A Practical Guide to Wavelet Analysis. </w:t>
      </w:r>
      <w:r>
        <w:rPr>
          <w:rFonts w:ascii="Calibri" w:eastAsia="Calibri" w:hAnsi="Calibri" w:cs="Calibri"/>
          <w:i/>
          <w:sz w:val="20"/>
          <w:szCs w:val="20"/>
        </w:rPr>
        <w:t>Bulletin of the American Meteorological Society</w:t>
      </w:r>
      <w:r>
        <w:rPr>
          <w:rFonts w:ascii="Calibri" w:eastAsia="Calibri" w:hAnsi="Calibri" w:cs="Calibri"/>
          <w:sz w:val="20"/>
          <w:szCs w:val="20"/>
        </w:rPr>
        <w:t xml:space="preserve">, </w:t>
      </w:r>
      <w:r>
        <w:rPr>
          <w:rFonts w:ascii="Calibri" w:eastAsia="Calibri" w:hAnsi="Calibri" w:cs="Calibri"/>
          <w:i/>
          <w:sz w:val="20"/>
          <w:szCs w:val="20"/>
        </w:rPr>
        <w:t>79</w:t>
      </w:r>
      <w:r>
        <w:rPr>
          <w:rFonts w:ascii="Calibri" w:eastAsia="Calibri" w:hAnsi="Calibri" w:cs="Calibri"/>
          <w:sz w:val="20"/>
          <w:szCs w:val="20"/>
        </w:rPr>
        <w:t>(1), 61–78. https://doi.org/10.1175/1520-0477(1998)079&lt;0061:APGTWA&gt;2.0.CO;2</w:t>
      </w:r>
    </w:p>
    <w:p w14:paraId="0CBCCB7A" w14:textId="77777777" w:rsidR="0011525D" w:rsidRDefault="008D01E7">
      <w:pPr>
        <w:spacing w:before="240" w:after="240"/>
        <w:rPr>
          <w:rFonts w:ascii="Calibri" w:eastAsia="Calibri" w:hAnsi="Calibri" w:cs="Calibri"/>
          <w:b/>
          <w:sz w:val="24"/>
          <w:szCs w:val="24"/>
        </w:rPr>
      </w:pPr>
      <w:r>
        <w:rPr>
          <w:rFonts w:ascii="Calibri" w:eastAsia="Calibri" w:hAnsi="Calibri" w:cs="Calibri"/>
          <w:b/>
          <w:sz w:val="24"/>
          <w:szCs w:val="24"/>
        </w:rPr>
        <w:t xml:space="preserve"> </w:t>
      </w:r>
    </w:p>
    <w:p w14:paraId="41D6B793"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654D5B57" w14:textId="77777777" w:rsidR="0011525D" w:rsidRDefault="008D01E7">
      <w:pPr>
        <w:spacing w:before="240" w:after="240"/>
        <w:rPr>
          <w:rFonts w:ascii="Calibri" w:eastAsia="Calibri" w:hAnsi="Calibri" w:cs="Calibri"/>
          <w:sz w:val="20"/>
          <w:szCs w:val="20"/>
        </w:rPr>
      </w:pPr>
      <w:r>
        <w:rPr>
          <w:rFonts w:ascii="Calibri" w:eastAsia="Calibri" w:hAnsi="Calibri" w:cs="Calibri"/>
          <w:sz w:val="20"/>
          <w:szCs w:val="20"/>
        </w:rPr>
        <w:t xml:space="preserve"> </w:t>
      </w:r>
    </w:p>
    <w:p w14:paraId="63B609BF" w14:textId="77777777" w:rsidR="0011525D" w:rsidRDefault="008D01E7">
      <w:pPr>
        <w:spacing w:before="240" w:after="240"/>
        <w:rPr>
          <w:rFonts w:ascii="Calibri" w:eastAsia="Calibri" w:hAnsi="Calibri" w:cs="Calibri"/>
          <w:b/>
          <w:sz w:val="24"/>
          <w:szCs w:val="24"/>
        </w:rPr>
      </w:pPr>
      <w:r>
        <w:rPr>
          <w:rFonts w:ascii="Calibri" w:eastAsia="Calibri" w:hAnsi="Calibri" w:cs="Calibri"/>
          <w:b/>
          <w:sz w:val="24"/>
          <w:szCs w:val="24"/>
        </w:rPr>
        <w:t>Supplementary Information</w:t>
      </w:r>
    </w:p>
    <w:p w14:paraId="59A0C8DD"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Annex A – Individual Methods</w:t>
      </w:r>
    </w:p>
    <w:p w14:paraId="0846B662" w14:textId="77777777" w:rsidR="0011525D" w:rsidRDefault="008D01E7">
      <w:pPr>
        <w:spacing w:before="240" w:after="240"/>
        <w:rPr>
          <w:rFonts w:ascii="Calibri" w:eastAsia="Calibri" w:hAnsi="Calibri" w:cs="Calibri"/>
          <w:sz w:val="16"/>
          <w:szCs w:val="16"/>
        </w:rPr>
      </w:pPr>
      <w:r>
        <w:rPr>
          <w:rFonts w:ascii="Calibri" w:eastAsia="Calibri" w:hAnsi="Calibri" w:cs="Calibri"/>
          <w:sz w:val="28"/>
          <w:szCs w:val="28"/>
          <w:u w:val="single"/>
        </w:rPr>
        <w:t>Individual Methods</w:t>
      </w:r>
    </w:p>
    <w:p w14:paraId="1BCF76E4"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Principal Component Analysis - </w:t>
      </w:r>
      <w:r>
        <w:rPr>
          <w:rFonts w:ascii="Calibri" w:eastAsia="Calibri" w:hAnsi="Calibri" w:cs="Calibri"/>
          <w:sz w:val="24"/>
          <w:szCs w:val="24"/>
        </w:rPr>
        <w:t>Principal Component Analysis is a commonly used linear dimension reduction and component extraction methodology for multivariate and multidimensional datasets(Abdi &amp; Williams, 2010).  Let x be the m-dimensional observation set. The principal components (PC) of x are computed as follows.</w:t>
      </w:r>
    </w:p>
    <w:p w14:paraId="0110BF88" w14:textId="77777777" w:rsidR="0011525D" w:rsidRDefault="001D43C2">
      <w:pPr>
        <w:spacing w:before="240" w:after="240"/>
        <w:jc w:val="center"/>
        <w:rPr>
          <w:rFonts w:ascii="Calibri" w:eastAsia="Calibri" w:hAnsi="Calibri" w:cs="Calibri"/>
          <w:sz w:val="24"/>
          <w:szCs w:val="24"/>
        </w:rPr>
      </w:pPr>
      <m:oMathPara>
        <m:oMath>
          <m:sSub>
            <m:sSubPr>
              <m:ctrlPr>
                <w:rPr>
                  <w:rFonts w:ascii="Calibri" w:eastAsia="Calibri" w:hAnsi="Calibri" w:cs="Calibri"/>
                  <w:sz w:val="24"/>
                  <w:szCs w:val="24"/>
                </w:rPr>
              </m:ctrlPr>
            </m:sSubPr>
            <m:e>
              <m:r>
                <w:rPr>
                  <w:rFonts w:ascii="Calibri" w:eastAsia="Calibri" w:hAnsi="Calibri" w:cs="Calibri"/>
                  <w:sz w:val="24"/>
                  <w:szCs w:val="24"/>
                </w:rPr>
                <m:t>PC</m:t>
              </m:r>
            </m:e>
            <m:sub>
              <m:r>
                <w:rPr>
                  <w:rFonts w:ascii="Calibri" w:eastAsia="Calibri" w:hAnsi="Calibri" w:cs="Calibri"/>
                  <w:sz w:val="24"/>
                  <w:szCs w:val="24"/>
                </w:rPr>
                <m:t>i</m:t>
              </m:r>
            </m:sub>
          </m:sSub>
          <m:r>
            <w:rPr>
              <w:rFonts w:ascii="Calibri" w:eastAsia="Calibri" w:hAnsi="Calibri" w:cs="Calibri"/>
              <w:sz w:val="24"/>
              <w:szCs w:val="24"/>
            </w:rPr>
            <m:t xml:space="preserve"> = </m:t>
          </m:r>
          <m:sSubSup>
            <m:sSubSupPr>
              <m:ctrlPr>
                <w:rPr>
                  <w:rFonts w:ascii="Calibri" w:eastAsia="Calibri" w:hAnsi="Calibri" w:cs="Calibri"/>
                  <w:sz w:val="24"/>
                  <w:szCs w:val="24"/>
                </w:rPr>
              </m:ctrlPr>
            </m:sSubSupPr>
            <m:e>
              <m:r>
                <w:rPr>
                  <w:rFonts w:ascii="Calibri" w:eastAsia="Calibri" w:hAnsi="Calibri" w:cs="Calibri"/>
                  <w:sz w:val="24"/>
                  <w:szCs w:val="24"/>
                </w:rPr>
                <m:t>e</m:t>
              </m:r>
            </m:e>
            <m:sub>
              <m:r>
                <w:rPr>
                  <w:rFonts w:ascii="Calibri" w:eastAsia="Calibri" w:hAnsi="Calibri" w:cs="Calibri"/>
                  <w:sz w:val="24"/>
                  <w:szCs w:val="24"/>
                </w:rPr>
                <m:t>i</m:t>
              </m:r>
            </m:sub>
            <m:sup>
              <m:r>
                <w:rPr>
                  <w:rFonts w:ascii="Calibri" w:eastAsia="Calibri" w:hAnsi="Calibri" w:cs="Calibri"/>
                  <w:sz w:val="24"/>
                  <w:szCs w:val="24"/>
                </w:rPr>
                <m:t>T</m:t>
              </m:r>
            </m:sup>
          </m:sSubSup>
          <m:r>
            <w:rPr>
              <w:rFonts w:ascii="Calibri" w:eastAsia="Calibri" w:hAnsi="Calibri" w:cs="Calibri"/>
              <w:sz w:val="24"/>
              <w:szCs w:val="24"/>
            </w:rPr>
            <m:t xml:space="preserve"> x</m:t>
          </m:r>
        </m:oMath>
      </m:oMathPara>
    </w:p>
    <w:p w14:paraId="7A906872"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Here  is the i’th principal component and  are the eigenvectors of the covariance matrix. The eigenvectors are ordered based on their corresponding eigenvalues, giving the successive PC’s the property of explaining lower residual variance. The PC’s also have the property of being mutually uncorrelated.</w:t>
      </w:r>
    </w:p>
    <w:p w14:paraId="1103C56B"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This makes the computation of the PC’s a problem involving the computation of eigenvectors and the corresponding eigenvalues of the original m-dimensional dataset. Further, the descending ordering of the eigenvectors allows for dimensionality reduction based on a variance cut-off. </w:t>
      </w:r>
    </w:p>
    <w:p w14:paraId="58B95D61" w14:textId="0ECA777F"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Wavelet Analysis - </w:t>
      </w:r>
      <w:r>
        <w:rPr>
          <w:rFonts w:ascii="Calibri" w:eastAsia="Calibri" w:hAnsi="Calibri" w:cs="Calibri"/>
          <w:sz w:val="24"/>
          <w:szCs w:val="24"/>
        </w:rPr>
        <w:t xml:space="preserve">Hydroclimatic time-series commonly are non-stationary and have low frequency variations and decadal </w:t>
      </w:r>
      <w:r w:rsidR="00C40FD5">
        <w:rPr>
          <w:rFonts w:ascii="Calibri" w:eastAsia="Calibri" w:hAnsi="Calibri" w:cs="Calibri"/>
          <w:sz w:val="24"/>
          <w:szCs w:val="24"/>
        </w:rPr>
        <w:t>cycles (</w:t>
      </w:r>
      <w:r>
        <w:rPr>
          <w:rFonts w:ascii="Calibri" w:eastAsia="Calibri" w:hAnsi="Calibri" w:cs="Calibri"/>
          <w:sz w:val="24"/>
          <w:szCs w:val="24"/>
        </w:rPr>
        <w:t xml:space="preserve">Milly et al., 2008). Wavelet analysis is used as a frequency domain tool to capture and analyze the localized power variations in the time-series.  </w:t>
      </w:r>
      <w:r>
        <w:rPr>
          <w:rFonts w:ascii="Calibri" w:eastAsia="Calibri" w:hAnsi="Calibri" w:cs="Calibri"/>
          <w:sz w:val="24"/>
          <w:szCs w:val="24"/>
        </w:rPr>
        <w:lastRenderedPageBreak/>
        <w:t>The analysis helps transform a unidimensional time series to a bi-dimensional time-frequency spectrum.</w:t>
      </w:r>
    </w:p>
    <w:p w14:paraId="5A404554"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The wavelet analysis has a long history of use in the hydrology and climatological applications like flood and drought forecasting(Kim Tae-Woong &amp; Valdés Juan B., 2003; Tiwari &amp; Chatterjee, 2010), groundwater level(Adamowski &amp; Chan, 2011), and El-Nino Southern Oscillation and similar climate indices and streamflow and precipitation variability(Nalley, Adamowski, Biswas, Gharabaghi, &amp; Hu, 2019).</w:t>
      </w:r>
    </w:p>
    <w:p w14:paraId="6EB0815A" w14:textId="76FADB85"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The wavelet analysis was carried out using the code provided by (Torrence &amp; Compo, 1998) </w:t>
      </w:r>
      <w:r w:rsidR="00C40FD5">
        <w:rPr>
          <w:rFonts w:ascii="Calibri" w:eastAsia="Calibri" w:hAnsi="Calibri" w:cs="Calibri"/>
          <w:sz w:val="24"/>
          <w:szCs w:val="24"/>
        </w:rPr>
        <w:t>and</w:t>
      </w:r>
      <w:r w:rsidR="00C40FD5">
        <w:rPr>
          <w:rFonts w:ascii="Calibri" w:eastAsia="Calibri" w:hAnsi="Calibri" w:cs="Calibri"/>
          <w:sz w:val="16"/>
          <w:szCs w:val="16"/>
        </w:rPr>
        <w:t xml:space="preserve"> </w:t>
      </w:r>
      <w:r w:rsidR="00C40FD5">
        <w:rPr>
          <w:rFonts w:ascii="Calibri" w:eastAsia="Calibri" w:hAnsi="Calibri" w:cs="Calibri"/>
          <w:sz w:val="24"/>
          <w:szCs w:val="24"/>
        </w:rPr>
        <w:t>was</w:t>
      </w:r>
      <w:r>
        <w:rPr>
          <w:rFonts w:ascii="Calibri" w:eastAsia="Calibri" w:hAnsi="Calibri" w:cs="Calibri"/>
          <w:sz w:val="24"/>
          <w:szCs w:val="24"/>
        </w:rPr>
        <w:t xml:space="preserve"> implemented in R. Refer (Torrence &amp; Compo, 1998) for a complete description of the mathematical treatment involved in wavelets.</w:t>
      </w:r>
    </w:p>
    <w:p w14:paraId="045F51BC"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Autoregressive Models - </w:t>
      </w:r>
      <w:r>
        <w:rPr>
          <w:rFonts w:ascii="Calibri" w:eastAsia="Calibri" w:hAnsi="Calibri" w:cs="Calibri"/>
          <w:sz w:val="24"/>
          <w:szCs w:val="24"/>
        </w:rPr>
        <w:t>A commonly used model for time series analysis is the Auto-regressive Moving Average(ARMA) models and has a long history of wide hydro-climatic applications(Kwon et al., 2007; SALAS, 1993).The ARMA model can be further characterized by Auto-Regressive(AR) model and the Moving Average(MA) Model. An AR model of order p written as AR(p), and indicative of its name regresses itself with the previous p components, and is represented as follows</w:t>
      </w:r>
    </w:p>
    <w:p w14:paraId="57CF4C79" w14:textId="77777777" w:rsidR="0011525D" w:rsidRDefault="001D43C2">
      <w:pPr>
        <w:spacing w:before="240" w:after="240"/>
        <w:jc w:val="center"/>
        <w:rPr>
          <w:rFonts w:ascii="Calibri" w:eastAsia="Calibri" w:hAnsi="Calibri" w:cs="Calibri"/>
          <w:sz w:val="24"/>
          <w:szCs w:val="24"/>
        </w:rPr>
      </w:pPr>
      <m:oMathPara>
        <m:oMath>
          <m:sSub>
            <m:sSubPr>
              <m:ctrlPr>
                <w:rPr>
                  <w:rFonts w:ascii="Calibri" w:eastAsia="Calibri" w:hAnsi="Calibri" w:cs="Calibri"/>
                  <w:sz w:val="24"/>
                  <w:szCs w:val="24"/>
                </w:rPr>
              </m:ctrlPr>
            </m:sSubPr>
            <m:e>
              <m:r>
                <w:rPr>
                  <w:rFonts w:ascii="Calibri" w:eastAsia="Calibri" w:hAnsi="Calibri" w:cs="Calibri"/>
                  <w:sz w:val="24"/>
                  <w:szCs w:val="24"/>
                </w:rPr>
                <m:t>y</m:t>
              </m:r>
            </m:e>
            <m:sub>
              <m:r>
                <w:rPr>
                  <w:rFonts w:ascii="Calibri" w:eastAsia="Calibri" w:hAnsi="Calibri" w:cs="Calibri"/>
                  <w:sz w:val="24"/>
                  <w:szCs w:val="24"/>
                </w:rPr>
                <m:t>t</m:t>
              </m:r>
            </m:sub>
          </m:sSub>
          <m:r>
            <w:rPr>
              <w:rFonts w:ascii="Calibri" w:eastAsia="Calibri" w:hAnsi="Calibri" w:cs="Calibri"/>
              <w:sz w:val="24"/>
              <w:szCs w:val="24"/>
            </w:rPr>
            <m:t xml:space="preserve"> = </m:t>
          </m:r>
          <m:nary>
            <m:naryPr>
              <m:chr m:val="∑"/>
              <m:ctrlPr>
                <w:rPr>
                  <w:rFonts w:ascii="Calibri" w:eastAsia="Calibri" w:hAnsi="Calibri" w:cs="Calibri"/>
                  <w:sz w:val="24"/>
                  <w:szCs w:val="24"/>
                </w:rPr>
              </m:ctrlPr>
            </m:naryPr>
            <m:sub>
              <m:r>
                <w:rPr>
                  <w:rFonts w:ascii="Calibri" w:eastAsia="Calibri" w:hAnsi="Calibri" w:cs="Calibri"/>
                  <w:sz w:val="24"/>
                  <w:szCs w:val="24"/>
                </w:rPr>
                <m:t>i=1</m:t>
              </m:r>
            </m:sub>
            <m:sup>
              <m:r>
                <w:rPr>
                  <w:rFonts w:ascii="Calibri" w:eastAsia="Calibri" w:hAnsi="Calibri" w:cs="Calibri"/>
                  <w:sz w:val="24"/>
                  <w:szCs w:val="24"/>
                </w:rPr>
                <m:t>p</m:t>
              </m:r>
            </m:sup>
            <m:e/>
          </m:nary>
          <m:sSub>
            <m:sSubPr>
              <m:ctrlPr>
                <w:rPr>
                  <w:rFonts w:ascii="Calibri" w:eastAsia="Calibri" w:hAnsi="Calibri" w:cs="Calibri"/>
                  <w:sz w:val="24"/>
                  <w:szCs w:val="24"/>
                </w:rPr>
              </m:ctrlPr>
            </m:sSubPr>
            <m:e>
              <m:r>
                <w:rPr>
                  <w:rFonts w:ascii="Calibri" w:eastAsia="Calibri" w:hAnsi="Calibri" w:cs="Calibri"/>
                  <w:sz w:val="24"/>
                  <w:szCs w:val="24"/>
                </w:rPr>
                <m:t>φ</m:t>
              </m:r>
            </m:e>
            <m:sub>
              <m:r>
                <w:rPr>
                  <w:rFonts w:ascii="Calibri" w:eastAsia="Calibri" w:hAnsi="Calibri" w:cs="Calibri"/>
                  <w:sz w:val="24"/>
                  <w:szCs w:val="24"/>
                </w:rPr>
                <m:t>i</m:t>
              </m:r>
            </m:sub>
          </m:sSub>
          <m:r>
            <w:rPr>
              <w:rFonts w:ascii="Calibri" w:eastAsia="Calibri" w:hAnsi="Calibri" w:cs="Calibri"/>
              <w:sz w:val="24"/>
              <w:szCs w:val="24"/>
            </w:rPr>
            <m:t>*</m:t>
          </m:r>
          <m:sSub>
            <m:sSubPr>
              <m:ctrlPr>
                <w:rPr>
                  <w:rFonts w:ascii="Calibri" w:eastAsia="Calibri" w:hAnsi="Calibri" w:cs="Calibri"/>
                  <w:sz w:val="24"/>
                  <w:szCs w:val="24"/>
                </w:rPr>
              </m:ctrlPr>
            </m:sSubPr>
            <m:e>
              <m:r>
                <w:rPr>
                  <w:rFonts w:ascii="Calibri" w:eastAsia="Calibri" w:hAnsi="Calibri" w:cs="Calibri"/>
                  <w:sz w:val="24"/>
                  <w:szCs w:val="24"/>
                </w:rPr>
                <m:t>y</m:t>
              </m:r>
            </m:e>
            <m:sub>
              <m:r>
                <w:rPr>
                  <w:rFonts w:ascii="Calibri" w:eastAsia="Calibri" w:hAnsi="Calibri" w:cs="Calibri"/>
                  <w:sz w:val="24"/>
                  <w:szCs w:val="24"/>
                </w:rPr>
                <m:t>t-1</m:t>
              </m:r>
            </m:sub>
          </m:sSub>
          <m:r>
            <w:rPr>
              <w:rFonts w:ascii="Calibri" w:eastAsia="Calibri" w:hAnsi="Calibri" w:cs="Calibri"/>
              <w:sz w:val="24"/>
              <w:szCs w:val="24"/>
            </w:rPr>
            <m:t xml:space="preserve"> + </m:t>
          </m:r>
          <m:sSub>
            <m:sSubPr>
              <m:ctrlPr>
                <w:rPr>
                  <w:rFonts w:ascii="Calibri" w:eastAsia="Calibri" w:hAnsi="Calibri" w:cs="Calibri"/>
                  <w:sz w:val="24"/>
                  <w:szCs w:val="24"/>
                </w:rPr>
              </m:ctrlPr>
            </m:sSubPr>
            <m:e>
              <m:r>
                <w:rPr>
                  <w:rFonts w:ascii="Calibri" w:eastAsia="Calibri" w:hAnsi="Calibri" w:cs="Calibri"/>
                  <w:sz w:val="24"/>
                  <w:szCs w:val="24"/>
                </w:rPr>
                <m:t>ϵ</m:t>
              </m:r>
            </m:e>
            <m:sub>
              <m:r>
                <w:rPr>
                  <w:rFonts w:ascii="Calibri" w:eastAsia="Calibri" w:hAnsi="Calibri" w:cs="Calibri"/>
                  <w:sz w:val="24"/>
                  <w:szCs w:val="24"/>
                </w:rPr>
                <m:t>t</m:t>
              </m:r>
            </m:sub>
          </m:sSub>
        </m:oMath>
      </m:oMathPara>
    </w:p>
    <w:p w14:paraId="46B59A1E" w14:textId="20468182"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An inherent assumption of the Auto-Regressive model is that the </w:t>
      </w:r>
      <w:r w:rsidR="00C40FD5">
        <w:rPr>
          <w:rFonts w:ascii="Calibri" w:eastAsia="Calibri" w:hAnsi="Calibri" w:cs="Calibri"/>
          <w:sz w:val="24"/>
          <w:szCs w:val="24"/>
        </w:rPr>
        <w:t>errors are</w:t>
      </w:r>
      <w:r>
        <w:rPr>
          <w:rFonts w:ascii="Calibri" w:eastAsia="Calibri" w:hAnsi="Calibri" w:cs="Calibri"/>
          <w:sz w:val="24"/>
          <w:szCs w:val="24"/>
        </w:rPr>
        <w:t xml:space="preserve"> gaussian and independent of all  . The AR process is modelled as a stationary process if all the roots of the characteristic equation lie outside the unit circle.</w:t>
      </w:r>
    </w:p>
    <w:p w14:paraId="3FE65AC6"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 xml:space="preserve">Self-Exciting Threshold Autoregressive Models - </w:t>
      </w:r>
      <w:r>
        <w:rPr>
          <w:rFonts w:ascii="Calibri" w:eastAsia="Calibri" w:hAnsi="Calibri" w:cs="Calibri"/>
          <w:sz w:val="24"/>
          <w:szCs w:val="24"/>
        </w:rPr>
        <w:t>Self-Exciting Threshold Autoregressive (SETAR) Models, a subset Threshold Auto-regressive (TAR) models, using the concept of piecewise linearity to model much more complex behavior compared to the traditional auto-regressive model(Tong, 1990).</w:t>
      </w:r>
    </w:p>
    <w:p w14:paraId="03352AA9"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Based on the threshold variable and threshold value the dynamics of the system is different. For SETAR models, this threshold variable is one of the lag variables, hence the name self-exciting.</w:t>
      </w:r>
    </w:p>
    <w:p w14:paraId="29B248DF" w14:textId="77777777" w:rsidR="0011525D" w:rsidRDefault="001D43C2">
      <w:pPr>
        <w:spacing w:before="240" w:after="240"/>
        <w:jc w:val="center"/>
        <w:rPr>
          <w:rFonts w:ascii="Calibri" w:eastAsia="Calibri" w:hAnsi="Calibri" w:cs="Calibri"/>
          <w:sz w:val="24"/>
          <w:szCs w:val="24"/>
        </w:rPr>
      </w:pPr>
      <m:oMathPara>
        <m:oMath>
          <m:sSub>
            <m:sSubPr>
              <m:ctrlPr>
                <w:rPr>
                  <w:rFonts w:ascii="Calibri" w:eastAsia="Calibri" w:hAnsi="Calibri" w:cs="Calibri"/>
                  <w:sz w:val="24"/>
                  <w:szCs w:val="24"/>
                </w:rPr>
              </m:ctrlPr>
            </m:sSubPr>
            <m:e>
              <m:r>
                <w:rPr>
                  <w:rFonts w:ascii="Calibri" w:eastAsia="Calibri" w:hAnsi="Calibri" w:cs="Calibri"/>
                  <w:sz w:val="24"/>
                  <w:szCs w:val="24"/>
                </w:rPr>
                <m:t>y</m:t>
              </m:r>
            </m:e>
            <m:sub>
              <m:r>
                <w:rPr>
                  <w:rFonts w:ascii="Calibri" w:eastAsia="Calibri" w:hAnsi="Calibri" w:cs="Calibri"/>
                  <w:sz w:val="24"/>
                  <w:szCs w:val="24"/>
                </w:rPr>
                <m:t xml:space="preserve">t </m:t>
              </m:r>
            </m:sub>
          </m:sSub>
          <m:r>
            <w:rPr>
              <w:rFonts w:ascii="Calibri" w:eastAsia="Calibri" w:hAnsi="Calibri" w:cs="Calibri"/>
              <w:sz w:val="24"/>
              <w:szCs w:val="24"/>
            </w:rPr>
            <m:t xml:space="preserve"> =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o</m:t>
              </m:r>
            </m:sub>
            <m:sup>
              <m:r>
                <w:rPr>
                  <w:rFonts w:ascii="Calibri" w:eastAsia="Calibri" w:hAnsi="Calibri" w:cs="Calibri"/>
                  <w:sz w:val="24"/>
                  <w:szCs w:val="24"/>
                </w:rPr>
                <m:t>k</m:t>
              </m:r>
            </m:sup>
          </m:sSubSup>
          <m:r>
            <w:rPr>
              <w:rFonts w:ascii="Calibri" w:eastAsia="Calibri" w:hAnsi="Calibri" w:cs="Calibri"/>
              <w:sz w:val="24"/>
              <w:szCs w:val="24"/>
            </w:rPr>
            <m:t xml:space="preserve">  +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1</m:t>
              </m:r>
            </m:sub>
            <m:sup>
              <m:r>
                <w:rPr>
                  <w:rFonts w:ascii="Calibri" w:eastAsia="Calibri" w:hAnsi="Calibri" w:cs="Calibri"/>
                  <w:sz w:val="24"/>
                  <w:szCs w:val="24"/>
                </w:rPr>
                <m:t>k</m:t>
              </m:r>
            </m:sup>
          </m:sSubSup>
          <m:r>
            <w:rPr>
              <w:rFonts w:ascii="Calibri" w:eastAsia="Calibri" w:hAnsi="Calibri" w:cs="Calibri"/>
              <w:sz w:val="24"/>
              <w:szCs w:val="24"/>
            </w:rPr>
            <m:t>*</m:t>
          </m:r>
          <m:sSubSup>
            <m:sSubSupPr>
              <m:ctrlPr>
                <w:rPr>
                  <w:rFonts w:ascii="Calibri" w:eastAsia="Calibri" w:hAnsi="Calibri" w:cs="Calibri"/>
                  <w:sz w:val="24"/>
                  <w:szCs w:val="24"/>
                </w:rPr>
              </m:ctrlPr>
            </m:sSubSupPr>
            <m:e>
              <m:r>
                <w:rPr>
                  <w:rFonts w:ascii="Calibri" w:eastAsia="Calibri" w:hAnsi="Calibri" w:cs="Calibri"/>
                  <w:sz w:val="24"/>
                  <w:szCs w:val="24"/>
                </w:rPr>
                <m:t>y</m:t>
              </m:r>
            </m:e>
            <m:sub>
              <m:r>
                <w:rPr>
                  <w:rFonts w:ascii="Calibri" w:eastAsia="Calibri" w:hAnsi="Calibri" w:cs="Calibri"/>
                  <w:sz w:val="24"/>
                  <w:szCs w:val="24"/>
                </w:rPr>
                <m:t>t-τ</m:t>
              </m:r>
            </m:sub>
            <m:sup>
              <m:r>
                <w:rPr>
                  <w:rFonts w:ascii="Calibri" w:eastAsia="Calibri" w:hAnsi="Calibri" w:cs="Calibri"/>
                  <w:sz w:val="24"/>
                  <w:szCs w:val="24"/>
                </w:rPr>
                <m:t>k</m:t>
              </m:r>
            </m:sup>
          </m:sSubSup>
          <m:r>
            <w:rPr>
              <w:rFonts w:ascii="Calibri" w:eastAsia="Calibri" w:hAnsi="Calibri" w:cs="Calibri"/>
              <w:sz w:val="24"/>
              <w:szCs w:val="24"/>
            </w:rPr>
            <m:t xml:space="preserve">+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2</m:t>
              </m:r>
            </m:sub>
            <m:sup>
              <m:r>
                <w:rPr>
                  <w:rFonts w:ascii="Calibri" w:eastAsia="Calibri" w:hAnsi="Calibri" w:cs="Calibri"/>
                  <w:sz w:val="24"/>
                  <w:szCs w:val="24"/>
                </w:rPr>
                <m:t>k</m:t>
              </m:r>
            </m:sup>
          </m:sSubSup>
          <m:r>
            <w:rPr>
              <w:rFonts w:ascii="Calibri" w:eastAsia="Calibri" w:hAnsi="Calibri" w:cs="Calibri"/>
              <w:sz w:val="24"/>
              <w:szCs w:val="24"/>
            </w:rPr>
            <m:t>*</m:t>
          </m:r>
          <m:sSubSup>
            <m:sSubSupPr>
              <m:ctrlPr>
                <w:rPr>
                  <w:rFonts w:ascii="Calibri" w:eastAsia="Calibri" w:hAnsi="Calibri" w:cs="Calibri"/>
                  <w:sz w:val="24"/>
                  <w:szCs w:val="24"/>
                </w:rPr>
              </m:ctrlPr>
            </m:sSubSupPr>
            <m:e>
              <m:r>
                <w:rPr>
                  <w:rFonts w:ascii="Calibri" w:eastAsia="Calibri" w:hAnsi="Calibri" w:cs="Calibri"/>
                  <w:sz w:val="24"/>
                  <w:szCs w:val="24"/>
                </w:rPr>
                <m:t>y</m:t>
              </m:r>
            </m:e>
            <m:sub>
              <m:r>
                <w:rPr>
                  <w:rFonts w:ascii="Calibri" w:eastAsia="Calibri" w:hAnsi="Calibri" w:cs="Calibri"/>
                  <w:sz w:val="24"/>
                  <w:szCs w:val="24"/>
                </w:rPr>
                <m:t>t-2τ</m:t>
              </m:r>
            </m:sub>
            <m:sup>
              <m:r>
                <w:rPr>
                  <w:rFonts w:ascii="Calibri" w:eastAsia="Calibri" w:hAnsi="Calibri" w:cs="Calibri"/>
                  <w:sz w:val="24"/>
                  <w:szCs w:val="24"/>
                </w:rPr>
                <m:t>k</m:t>
              </m:r>
            </m:sup>
          </m:sSubSup>
          <m:r>
            <w:rPr>
              <w:rFonts w:ascii="Calibri" w:eastAsia="Calibri" w:hAnsi="Calibri" w:cs="Calibri"/>
              <w:sz w:val="24"/>
              <w:szCs w:val="24"/>
            </w:rPr>
            <m:t xml:space="preserve">+ .... + </m:t>
          </m:r>
          <m:sSubSup>
            <m:sSubSupPr>
              <m:ctrlPr>
                <w:rPr>
                  <w:rFonts w:ascii="Calibri" w:eastAsia="Calibri" w:hAnsi="Calibri" w:cs="Calibri"/>
                  <w:sz w:val="24"/>
                  <w:szCs w:val="24"/>
                </w:rPr>
              </m:ctrlPr>
            </m:sSubSupPr>
            <m:e>
              <m:r>
                <w:rPr>
                  <w:rFonts w:ascii="Calibri" w:eastAsia="Calibri" w:hAnsi="Calibri" w:cs="Calibri"/>
                  <w:sz w:val="24"/>
                  <w:szCs w:val="24"/>
                </w:rPr>
                <m:t>a</m:t>
              </m:r>
            </m:e>
            <m:sub>
              <m:r>
                <w:rPr>
                  <w:rFonts w:ascii="Calibri" w:eastAsia="Calibri" w:hAnsi="Calibri" w:cs="Calibri"/>
                  <w:sz w:val="24"/>
                  <w:szCs w:val="24"/>
                </w:rPr>
                <m:t>d</m:t>
              </m:r>
            </m:sub>
            <m:sup>
              <m:r>
                <w:rPr>
                  <w:rFonts w:ascii="Calibri" w:eastAsia="Calibri" w:hAnsi="Calibri" w:cs="Calibri"/>
                  <w:sz w:val="24"/>
                  <w:szCs w:val="24"/>
                </w:rPr>
                <m:t>k</m:t>
              </m:r>
            </m:sup>
          </m:sSubSup>
          <m:r>
            <w:rPr>
              <w:rFonts w:ascii="Calibri" w:eastAsia="Calibri" w:hAnsi="Calibri" w:cs="Calibri"/>
              <w:sz w:val="24"/>
              <w:szCs w:val="24"/>
            </w:rPr>
            <m:t>*</m:t>
          </m:r>
          <m:sSubSup>
            <m:sSubSupPr>
              <m:ctrlPr>
                <w:rPr>
                  <w:rFonts w:ascii="Calibri" w:eastAsia="Calibri" w:hAnsi="Calibri" w:cs="Calibri"/>
                  <w:sz w:val="24"/>
                  <w:szCs w:val="24"/>
                </w:rPr>
              </m:ctrlPr>
            </m:sSubSupPr>
            <m:e>
              <m:r>
                <w:rPr>
                  <w:rFonts w:ascii="Calibri" w:eastAsia="Calibri" w:hAnsi="Calibri" w:cs="Calibri"/>
                  <w:sz w:val="24"/>
                  <w:szCs w:val="24"/>
                </w:rPr>
                <m:t>y</m:t>
              </m:r>
            </m:e>
            <m:sub>
              <m:r>
                <w:rPr>
                  <w:rFonts w:ascii="Calibri" w:eastAsia="Calibri" w:hAnsi="Calibri" w:cs="Calibri"/>
                  <w:sz w:val="24"/>
                  <w:szCs w:val="24"/>
                </w:rPr>
                <m:t>t-dτ</m:t>
              </m:r>
            </m:sub>
            <m:sup>
              <m:r>
                <w:rPr>
                  <w:rFonts w:ascii="Calibri" w:eastAsia="Calibri" w:hAnsi="Calibri" w:cs="Calibri"/>
                  <w:sz w:val="24"/>
                  <w:szCs w:val="24"/>
                </w:rPr>
                <m:t>k</m:t>
              </m:r>
            </m:sup>
          </m:sSubSup>
          <m:r>
            <w:rPr>
              <w:rFonts w:ascii="Calibri" w:eastAsia="Calibri" w:hAnsi="Calibri" w:cs="Calibri"/>
              <w:sz w:val="24"/>
              <w:szCs w:val="24"/>
            </w:rPr>
            <m:t xml:space="preserve">+ </m:t>
          </m:r>
          <m:sSubSup>
            <m:sSubSupPr>
              <m:ctrlPr>
                <w:rPr>
                  <w:rFonts w:ascii="Calibri" w:eastAsia="Calibri" w:hAnsi="Calibri" w:cs="Calibri"/>
                  <w:sz w:val="24"/>
                  <w:szCs w:val="24"/>
                </w:rPr>
              </m:ctrlPr>
            </m:sSubSupPr>
            <m:e>
              <m:r>
                <w:rPr>
                  <w:rFonts w:ascii="Calibri" w:eastAsia="Calibri" w:hAnsi="Calibri" w:cs="Calibri"/>
                  <w:sz w:val="24"/>
                  <w:szCs w:val="24"/>
                </w:rPr>
                <m:t>ϵ</m:t>
              </m:r>
            </m:e>
            <m:sub>
              <m:r>
                <w:rPr>
                  <w:rFonts w:ascii="Calibri" w:eastAsia="Calibri" w:hAnsi="Calibri" w:cs="Calibri"/>
                  <w:sz w:val="24"/>
                  <w:szCs w:val="24"/>
                </w:rPr>
                <m:t>t</m:t>
              </m:r>
            </m:sub>
            <m:sup>
              <m:r>
                <w:rPr>
                  <w:rFonts w:ascii="Calibri" w:eastAsia="Calibri" w:hAnsi="Calibri" w:cs="Calibri"/>
                  <w:sz w:val="24"/>
                  <w:szCs w:val="24"/>
                </w:rPr>
                <m:t>k</m:t>
              </m:r>
            </m:sup>
          </m:sSubSup>
        </m:oMath>
      </m:oMathPara>
    </w:p>
    <w:p w14:paraId="37A264B0"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Here,  is the threshold regime,  is the embedding dimension,  is the lag,  are the coefficients associated with the various lag parameters,  is the error associated with the k</w:t>
      </w:r>
      <w:r>
        <w:rPr>
          <w:rFonts w:ascii="Calibri" w:eastAsia="Calibri" w:hAnsi="Calibri" w:cs="Calibri"/>
          <w:sz w:val="24"/>
          <w:szCs w:val="24"/>
          <w:vertAlign w:val="superscript"/>
        </w:rPr>
        <w:t>th</w:t>
      </w:r>
      <w:r>
        <w:rPr>
          <w:rFonts w:ascii="Calibri" w:eastAsia="Calibri" w:hAnsi="Calibri" w:cs="Calibri"/>
          <w:sz w:val="24"/>
          <w:szCs w:val="24"/>
        </w:rPr>
        <w:t xml:space="preserve"> </w:t>
      </w:r>
      <w:r>
        <w:rPr>
          <w:rFonts w:ascii="Calibri" w:eastAsia="Calibri" w:hAnsi="Calibri" w:cs="Calibri"/>
          <w:sz w:val="24"/>
          <w:szCs w:val="24"/>
        </w:rPr>
        <w:lastRenderedPageBreak/>
        <w:t>regime. Thus, for each threshold regime k the dynamics is modelled using an auto-regressive model with different values of  and .</w:t>
      </w:r>
    </w:p>
    <w:p w14:paraId="6BFD7DF7"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For a SETAR (2,2) model with the 1</w:t>
      </w:r>
      <w:r>
        <w:rPr>
          <w:rFonts w:ascii="Calibri" w:eastAsia="Calibri" w:hAnsi="Calibri" w:cs="Calibri"/>
          <w:sz w:val="24"/>
          <w:szCs w:val="24"/>
          <w:vertAlign w:val="superscript"/>
        </w:rPr>
        <w:t>st</w:t>
      </w:r>
      <w:r>
        <w:rPr>
          <w:rFonts w:ascii="Calibri" w:eastAsia="Calibri" w:hAnsi="Calibri" w:cs="Calibri"/>
          <w:sz w:val="24"/>
          <w:szCs w:val="24"/>
        </w:rPr>
        <w:t xml:space="preserve"> 2 denoting the number of threshold regimes and second 2 denoting the AR model associated with each regime, would be written as:</w:t>
      </w:r>
    </w:p>
    <w:p w14:paraId="76D65840"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rPr>
        <w:t>(Equation to be added)</w:t>
      </w:r>
    </w:p>
    <w:p w14:paraId="18048245" w14:textId="1E042A24" w:rsidR="0011525D" w:rsidRDefault="008D01E7">
      <w:pPr>
        <w:spacing w:before="240" w:after="24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sz w:val="24"/>
          <w:szCs w:val="24"/>
        </w:rPr>
        <w:tab/>
        <w:t xml:space="preserve">The above example has the threshold </w:t>
      </w:r>
      <w:r w:rsidR="00C40FD5">
        <w:rPr>
          <w:rFonts w:ascii="Calibri" w:eastAsia="Calibri" w:hAnsi="Calibri" w:cs="Calibri"/>
          <w:sz w:val="24"/>
          <w:szCs w:val="24"/>
        </w:rPr>
        <w:t>on for</w:t>
      </w:r>
      <w:r>
        <w:rPr>
          <w:rFonts w:ascii="Calibri" w:eastAsia="Calibri" w:hAnsi="Calibri" w:cs="Calibri"/>
          <w:sz w:val="24"/>
          <w:szCs w:val="24"/>
        </w:rPr>
        <w:t xml:space="preserve"> this example and the threshold can be on any one of the lag parameters. Furthermore, there is no constraint that the order of the AR models should be the same for all the variables.</w:t>
      </w:r>
    </w:p>
    <w:p w14:paraId="00063DA7" w14:textId="77777777" w:rsidR="0011525D" w:rsidRDefault="0011525D">
      <w:pPr>
        <w:rPr>
          <w:rFonts w:ascii="Calibri" w:eastAsia="Calibri" w:hAnsi="Calibri" w:cs="Calibri"/>
          <w:sz w:val="20"/>
          <w:szCs w:val="20"/>
        </w:rPr>
      </w:pPr>
    </w:p>
    <w:p w14:paraId="0A77E612" w14:textId="563E126C" w:rsidR="0011525D" w:rsidRDefault="008D01E7">
      <w:pPr>
        <w:rPr>
          <w:rFonts w:ascii="Calibri" w:eastAsia="Calibri" w:hAnsi="Calibri" w:cs="Calibri"/>
          <w:sz w:val="20"/>
          <w:szCs w:val="20"/>
        </w:rPr>
      </w:pPr>
      <w:r>
        <w:rPr>
          <w:rFonts w:ascii="Calibri" w:eastAsia="Calibri" w:hAnsi="Calibri" w:cs="Calibri"/>
          <w:sz w:val="20"/>
          <w:szCs w:val="20"/>
        </w:rPr>
        <w:t xml:space="preserve">Annex </w:t>
      </w:r>
      <w:r w:rsidR="00C40FD5">
        <w:rPr>
          <w:rFonts w:ascii="Calibri" w:eastAsia="Calibri" w:hAnsi="Calibri" w:cs="Calibri"/>
          <w:sz w:val="20"/>
          <w:szCs w:val="20"/>
        </w:rPr>
        <w:t>B: -</w:t>
      </w:r>
      <w:r>
        <w:rPr>
          <w:rFonts w:ascii="Calibri" w:eastAsia="Calibri" w:hAnsi="Calibri" w:cs="Calibri"/>
          <w:sz w:val="20"/>
          <w:szCs w:val="20"/>
        </w:rPr>
        <w:t xml:space="preserve"> </w:t>
      </w:r>
    </w:p>
    <w:p w14:paraId="34C1EF12" w14:textId="77777777" w:rsidR="0011525D" w:rsidRDefault="008D01E7">
      <w:pPr>
        <w:spacing w:before="240" w:after="240"/>
        <w:rPr>
          <w:rFonts w:ascii="Calibri" w:eastAsia="Calibri" w:hAnsi="Calibri" w:cs="Calibri"/>
          <w:sz w:val="28"/>
          <w:szCs w:val="28"/>
          <w:u w:val="single"/>
        </w:rPr>
      </w:pPr>
      <w:r>
        <w:rPr>
          <w:rFonts w:ascii="Calibri" w:eastAsia="Calibri" w:hAnsi="Calibri" w:cs="Calibri"/>
          <w:sz w:val="28"/>
          <w:szCs w:val="28"/>
          <w:u w:val="single"/>
        </w:rPr>
        <w:t>Principal Component Analysis</w:t>
      </w:r>
    </w:p>
    <w:p w14:paraId="0EFD6552" w14:textId="77777777" w:rsidR="0011525D" w:rsidRDefault="008D01E7">
      <w:pPr>
        <w:spacing w:before="240" w:after="240"/>
        <w:rPr>
          <w:rFonts w:ascii="Calibri" w:eastAsia="Calibri" w:hAnsi="Calibri" w:cs="Calibri"/>
          <w:sz w:val="24"/>
          <w:szCs w:val="24"/>
        </w:rPr>
      </w:pPr>
      <w:r>
        <w:rPr>
          <w:rFonts w:ascii="Calibri" w:eastAsia="Calibri" w:hAnsi="Calibri" w:cs="Calibri"/>
          <w:sz w:val="24"/>
          <w:szCs w:val="24"/>
          <w:u w:val="single"/>
        </w:rPr>
        <w:t>Brief Results</w:t>
      </w:r>
      <w:r>
        <w:rPr>
          <w:rFonts w:ascii="Calibri" w:eastAsia="Calibri" w:hAnsi="Calibri" w:cs="Calibri"/>
          <w:sz w:val="24"/>
          <w:szCs w:val="24"/>
        </w:rPr>
        <w:t xml:space="preserve"> - The Principal Component Analysis is applied to the annual streamflow extremes, consisting of 30 sites and 81 years data. The data were log transformed beforehand. The cumulative variance explained by each of the 30 principal components is shown in Figure XX. The first PC explains about 40% of the total variance across the field with the second and third PC explaining 17% and 8% of the variance respectively. Based on the cumulative variance explained by PCs, the first three PCs (marked by the hashed red line in figure XX) explain about 66% of the total variance. Throughout the rest of the analysis, the step of each method involves transformation and subsequent analysis in the PC-space.</w:t>
      </w:r>
    </w:p>
    <w:p w14:paraId="2A24ABA5" w14:textId="77777777" w:rsidR="0011525D" w:rsidRDefault="008D01E7">
      <w:pPr>
        <w:spacing w:before="240" w:after="240"/>
        <w:jc w:val="center"/>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lang w:val="en-US"/>
        </w:rPr>
        <w:drawing>
          <wp:inline distT="114300" distB="114300" distL="114300" distR="114300" wp14:anchorId="6B988336" wp14:editId="54EEAB12">
            <wp:extent cx="2295525" cy="21717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2295525" cy="2171700"/>
                    </a:xfrm>
                    <a:prstGeom prst="rect">
                      <a:avLst/>
                    </a:prstGeom>
                    <a:ln/>
                  </pic:spPr>
                </pic:pic>
              </a:graphicData>
            </a:graphic>
          </wp:inline>
        </w:drawing>
      </w:r>
    </w:p>
    <w:p w14:paraId="5BD99CE6" w14:textId="77777777" w:rsidR="0011525D" w:rsidRDefault="008D01E7">
      <w:pPr>
        <w:spacing w:before="240" w:after="240"/>
        <w:jc w:val="center"/>
        <w:rPr>
          <w:rFonts w:ascii="Calibri" w:eastAsia="Calibri" w:hAnsi="Calibri" w:cs="Calibri"/>
          <w:i/>
          <w:sz w:val="20"/>
          <w:szCs w:val="20"/>
        </w:rPr>
      </w:pPr>
      <w:r>
        <w:rPr>
          <w:rFonts w:ascii="Calibri" w:eastAsia="Calibri" w:hAnsi="Calibri" w:cs="Calibri"/>
          <w:i/>
          <w:sz w:val="20"/>
          <w:szCs w:val="20"/>
        </w:rPr>
        <w:t>Figure 1: Cumulative Variance explained by PCs. The red dotted line shows the variance explained by the PC 1-3, about 66%.</w:t>
      </w:r>
    </w:p>
    <w:p w14:paraId="46651A17" w14:textId="77777777" w:rsidR="0011525D" w:rsidRDefault="0011525D">
      <w:pPr>
        <w:rPr>
          <w:rFonts w:ascii="Calibri" w:eastAsia="Calibri" w:hAnsi="Calibri" w:cs="Calibri"/>
          <w:sz w:val="20"/>
          <w:szCs w:val="20"/>
        </w:rPr>
      </w:pPr>
    </w:p>
    <w:sectPr w:rsidR="0011525D">
      <w:headerReference w:type="default" r:id="rId3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pmanu Lall" w:date="2019-10-14T10:33:00Z" w:initials="UL">
    <w:p w14:paraId="4C2FAC4D" w14:textId="77777777" w:rsidR="00262C77" w:rsidRDefault="00262C77">
      <w:pPr>
        <w:pStyle w:val="CommentText"/>
      </w:pPr>
      <w:r>
        <w:rPr>
          <w:rStyle w:val="CommentReference"/>
        </w:rPr>
        <w:annotationRef/>
      </w:r>
      <w:r>
        <w:t>Include citations to recent Philip Ward papers and any other global scale flood papers that connect to low freq climate variability</w:t>
      </w:r>
    </w:p>
    <w:p w14:paraId="0BD14D18" w14:textId="490B28F9" w:rsidR="00262C77" w:rsidRDefault="00262C77">
      <w:pPr>
        <w:pStyle w:val="CommentText"/>
      </w:pPr>
    </w:p>
  </w:comment>
  <w:comment w:id="1" w:author="Upmanu Lall" w:date="2019-10-14T10:34:00Z" w:initials="UL">
    <w:p w14:paraId="133206DE" w14:textId="31562A6D" w:rsidR="00262C77" w:rsidRDefault="00262C77">
      <w:pPr>
        <w:pStyle w:val="CommentText"/>
      </w:pPr>
      <w:r>
        <w:rPr>
          <w:rStyle w:val="CommentReference"/>
        </w:rPr>
        <w:annotationRef/>
      </w:r>
      <w:r>
        <w:t>I think this section needs a number of citations connecting climate to floods at these time scales or the reviewers who wrote such papers will complain</w:t>
      </w:r>
    </w:p>
  </w:comment>
  <w:comment w:id="2" w:author="Upmanu Lall" w:date="2019-10-14T10:40:00Z" w:initials="UL">
    <w:p w14:paraId="67B4F714" w14:textId="1EF829D2" w:rsidR="00262C77" w:rsidRDefault="00262C77">
      <w:pPr>
        <w:pStyle w:val="CommentText"/>
      </w:pPr>
      <w:r>
        <w:rPr>
          <w:rStyle w:val="CommentReference"/>
        </w:rPr>
        <w:annotationRef/>
      </w:r>
      <w:r>
        <w:t>Balaji papers, Katz papers, others</w:t>
      </w:r>
    </w:p>
  </w:comment>
  <w:comment w:id="3" w:author="Upmanu Lall" w:date="2019-10-14T10:46:00Z" w:initials="UL">
    <w:p w14:paraId="5228E5C8" w14:textId="77777777" w:rsidR="00262C77" w:rsidRDefault="00262C77">
      <w:pPr>
        <w:pStyle w:val="CommentText"/>
        <w:rPr>
          <w:color w:val="222222"/>
          <w:shd w:val="clear" w:color="auto" w:fill="FFFFFF"/>
        </w:rPr>
      </w:pPr>
      <w:r>
        <w:rPr>
          <w:rStyle w:val="CommentReference"/>
        </w:rPr>
        <w:annotationRef/>
      </w:r>
      <w:r>
        <w:rPr>
          <w:color w:val="222222"/>
          <w:shd w:val="clear" w:color="auto" w:fill="FFFFFF"/>
        </w:rPr>
        <w:t>Doss</w:t>
      </w:r>
      <w:r>
        <w:rPr>
          <w:rFonts w:ascii="Cambria Math" w:hAnsi="Cambria Math" w:cs="Cambria Math"/>
          <w:color w:val="222222"/>
          <w:shd w:val="clear" w:color="auto" w:fill="FFFFFF"/>
        </w:rPr>
        <w:t>‐</w:t>
      </w:r>
      <w:r>
        <w:rPr>
          <w:color w:val="222222"/>
          <w:shd w:val="clear" w:color="auto" w:fill="FFFFFF"/>
        </w:rPr>
        <w:t>Gollin, J., Farnham, D. J., Steinschneider, S., &amp; Lall, U. (2018). Robust Adaptation to Multi</w:t>
      </w:r>
      <w:r>
        <w:rPr>
          <w:rFonts w:ascii="Cambria Math" w:hAnsi="Cambria Math" w:cs="Cambria Math"/>
          <w:color w:val="222222"/>
          <w:shd w:val="clear" w:color="auto" w:fill="FFFFFF"/>
        </w:rPr>
        <w:t>‐</w:t>
      </w:r>
      <w:r>
        <w:rPr>
          <w:color w:val="222222"/>
          <w:shd w:val="clear" w:color="auto" w:fill="FFFFFF"/>
        </w:rPr>
        <w:t>Scale Climate Variability. </w:t>
      </w:r>
      <w:r>
        <w:rPr>
          <w:i/>
          <w:iCs/>
          <w:color w:val="222222"/>
          <w:shd w:val="clear" w:color="auto" w:fill="FFFFFF"/>
        </w:rPr>
        <w:t>Earth's Future</w:t>
      </w:r>
      <w:r>
        <w:rPr>
          <w:color w:val="222222"/>
          <w:shd w:val="clear" w:color="auto" w:fill="FFFFFF"/>
        </w:rPr>
        <w:t>.</w:t>
      </w:r>
    </w:p>
    <w:p w14:paraId="335982B6" w14:textId="6CD568F8" w:rsidR="00262C77" w:rsidRDefault="00262C77">
      <w:pPr>
        <w:pStyle w:val="CommentText"/>
      </w:pPr>
    </w:p>
  </w:comment>
  <w:comment w:id="4" w:author="Upmanu Lall" w:date="2019-10-15T13:15:00Z" w:initials="UL">
    <w:p w14:paraId="28263339" w14:textId="14692A11" w:rsidR="00262C77" w:rsidRDefault="00262C77">
      <w:pPr>
        <w:pStyle w:val="CommentText"/>
      </w:pPr>
      <w:r>
        <w:rPr>
          <w:rStyle w:val="CommentReference"/>
        </w:rPr>
        <w:annotationRef/>
      </w:r>
      <w:r>
        <w:t xml:space="preserve">Lets discuss how the 2 figures you have below can be best used to introduce the strategy with some explanation – </w:t>
      </w:r>
    </w:p>
  </w:comment>
  <w:comment w:id="5" w:author="Upmanu Lall" w:date="2019-10-15T13:35:00Z" w:initials="UL">
    <w:p w14:paraId="52AA6549" w14:textId="77777777" w:rsidR="00262C77" w:rsidRDefault="00262C77">
      <w:pPr>
        <w:pStyle w:val="CommentText"/>
      </w:pPr>
      <w:r>
        <w:rPr>
          <w:rStyle w:val="CommentReference"/>
        </w:rPr>
        <w:annotationRef/>
      </w:r>
      <w:r>
        <w:t>I think a figure like this is very useful and could actuallybe cited at the beginning of the section</w:t>
      </w:r>
    </w:p>
    <w:p w14:paraId="09071641" w14:textId="77777777" w:rsidR="00262C77" w:rsidRDefault="00262C77">
      <w:pPr>
        <w:pStyle w:val="CommentText"/>
      </w:pPr>
    </w:p>
    <w:p w14:paraId="47343F9F" w14:textId="77777777" w:rsidR="00262C77" w:rsidRDefault="00262C77">
      <w:pPr>
        <w:pStyle w:val="CommentText"/>
      </w:pPr>
      <w:r>
        <w:t>However, the previous figure with just the PC-Wavelet is much clearer as to what happens overall – and should probably come second after the diagnostic step?</w:t>
      </w:r>
    </w:p>
    <w:p w14:paraId="62712F5A" w14:textId="77777777" w:rsidR="00262C77" w:rsidRDefault="00262C77">
      <w:pPr>
        <w:pStyle w:val="CommentText"/>
      </w:pPr>
    </w:p>
    <w:p w14:paraId="0607170E" w14:textId="77777777" w:rsidR="00262C77" w:rsidRDefault="00262C77">
      <w:pPr>
        <w:pStyle w:val="CommentText"/>
      </w:pPr>
      <w:r>
        <w:t>The left side of this figure is a bit confusing but would be easy to fix – the PC scores are analyzed by wavelets not the spatial patterns, right?</w:t>
      </w:r>
    </w:p>
    <w:p w14:paraId="19DE9A21" w14:textId="77777777" w:rsidR="00262C77" w:rsidRDefault="00262C77">
      <w:pPr>
        <w:pStyle w:val="CommentText"/>
      </w:pPr>
      <w:r>
        <w:t>So, show  eigenvectors  = spatial pattern, and these go to PCs which are then processed by wavelets</w:t>
      </w:r>
    </w:p>
    <w:p w14:paraId="1BA6EB9B" w14:textId="77777777" w:rsidR="00262C77" w:rsidRDefault="00262C77">
      <w:pPr>
        <w:pStyle w:val="CommentText"/>
      </w:pPr>
    </w:p>
    <w:p w14:paraId="7B12A5C3" w14:textId="77777777" w:rsidR="00262C77" w:rsidRDefault="00262C77">
      <w:pPr>
        <w:pStyle w:val="CommentText"/>
      </w:pPr>
      <w:r>
        <w:t>The right hand side picture is also a bit more complex than it may need to be</w:t>
      </w:r>
    </w:p>
    <w:p w14:paraId="2331A9F1" w14:textId="77777777" w:rsidR="00262C77" w:rsidRDefault="00262C77">
      <w:pPr>
        <w:pStyle w:val="CommentText"/>
      </w:pPr>
      <w:r>
        <w:t>We have the PC for each cluster – I know we did that and so will need to explain that and update in my intro description to match this – but in most cases is it just the mean of that cluster? If so we could simplify</w:t>
      </w:r>
    </w:p>
    <w:p w14:paraId="20331DF4" w14:textId="77777777" w:rsidR="00262C77" w:rsidRDefault="00262C77">
      <w:pPr>
        <w:pStyle w:val="CommentText"/>
      </w:pPr>
    </w:p>
    <w:p w14:paraId="4842BF11" w14:textId="77777777" w:rsidR="00262C77" w:rsidRDefault="00262C77">
      <w:pPr>
        <w:pStyle w:val="CommentText"/>
      </w:pPr>
      <w:r>
        <w:t>Also, I would drop the graphic with non-sig variations to clean up the picture</w:t>
      </w:r>
    </w:p>
    <w:p w14:paraId="403C8D35" w14:textId="77777777" w:rsidR="00262C77" w:rsidRDefault="00262C77">
      <w:pPr>
        <w:pStyle w:val="CommentText"/>
      </w:pPr>
    </w:p>
    <w:p w14:paraId="41EF4C83" w14:textId="6B27F445" w:rsidR="00262C77" w:rsidRDefault="00262C77">
      <w:pPr>
        <w:pStyle w:val="CommentText"/>
      </w:pPr>
      <w:r>
        <w:t>On he left one we could try to show on top the spatial pattern of 2 or 3 PCs with … between them to indicate more are there; then have the time series of the scores corresponding below, show that Wavelets are applied to these, and then have the key LFV or actually the wavelet spectrum on the row below –</w:t>
      </w:r>
    </w:p>
    <w:p w14:paraId="15046E94" w14:textId="77777777" w:rsidR="00262C77" w:rsidRDefault="00262C77">
      <w:pPr>
        <w:pStyle w:val="CommentText"/>
      </w:pPr>
    </w:p>
    <w:p w14:paraId="584A1156" w14:textId="77777777" w:rsidR="00262C77" w:rsidRDefault="00262C77">
      <w:pPr>
        <w:pStyle w:val="CommentText"/>
      </w:pPr>
      <w:r>
        <w:t>Then in the 2</w:t>
      </w:r>
      <w:r w:rsidRPr="00B7497F">
        <w:rPr>
          <w:vertAlign w:val="superscript"/>
        </w:rPr>
        <w:t>nd</w:t>
      </w:r>
      <w:r>
        <w:t xml:space="preserve"> figure you could show that the LFV corresponding to the sig wavelet freq is reconstructed and then modeled using the methods indicated</w:t>
      </w:r>
    </w:p>
    <w:p w14:paraId="756296D7" w14:textId="77777777" w:rsidR="00262C77" w:rsidRDefault="00262C77">
      <w:pPr>
        <w:pStyle w:val="CommentText"/>
      </w:pPr>
    </w:p>
    <w:p w14:paraId="0DAE29DE" w14:textId="77777777" w:rsidR="00262C77" w:rsidRDefault="00262C77">
      <w:pPr>
        <w:pStyle w:val="CommentText"/>
      </w:pPr>
    </w:p>
    <w:p w14:paraId="7B4744A8" w14:textId="58C7932E" w:rsidR="00262C77" w:rsidRDefault="00262C77">
      <w:pPr>
        <w:pStyle w:val="CommentText"/>
      </w:pPr>
      <w:r>
        <w:t>On the right window – it would be good to show that the clustering is done on wavelet spectra and that leads to the spatial members of each cluster so the pics are site time series, followed by wavelet spectra, follwed by clusters, and then the PC or average per cluster and the wavelet spec associated with it</w:t>
      </w:r>
    </w:p>
  </w:comment>
  <w:comment w:id="6" w:author="Upmanu Lall" w:date="2019-10-15T15:05:00Z" w:initials="UL">
    <w:p w14:paraId="34F76D2A" w14:textId="652A8BD7" w:rsidR="00262C77" w:rsidRDefault="00262C77">
      <w:pPr>
        <w:pStyle w:val="CommentText"/>
      </w:pPr>
      <w:r>
        <w:rPr>
          <w:rStyle w:val="CommentReference"/>
        </w:rPr>
        <w:annotationRef/>
      </w:r>
      <w:r>
        <w:t>Most journals will require this to be presented mathematically – either here or in Supp Mat</w:t>
      </w:r>
    </w:p>
  </w:comment>
  <w:comment w:id="8" w:author="Upmanu Lall" w:date="2019-10-15T15:09:00Z" w:initials="UL">
    <w:p w14:paraId="4F3C2073" w14:textId="3041F1AC" w:rsidR="00262C77" w:rsidRDefault="00262C77">
      <w:pPr>
        <w:pStyle w:val="CommentText"/>
      </w:pPr>
      <w:r>
        <w:rPr>
          <w:rStyle w:val="CommentReference"/>
        </w:rPr>
        <w:annotationRef/>
      </w:r>
      <w:r>
        <w:t xml:space="preserve">Go directly to the main modes that are identified by both methods and then to the ones where different features are identified and as you discuss each mention the connection to a climate mode (correlation and wavelet coherence)  discuss the spatial pattern and the wavelet structure and see if there is anything we can say about the locations and the key time events at the station level – how many stations had simultaneous floods in the big flood years out of the cluster or the region  </w:t>
      </w:r>
    </w:p>
  </w:comment>
  <w:comment w:id="9" w:author="Upmanu Lall" w:date="2019-10-15T15:12:00Z" w:initials="UL">
    <w:p w14:paraId="306BB7D7" w14:textId="77777777" w:rsidR="00262C77" w:rsidRDefault="00262C77">
      <w:pPr>
        <w:pStyle w:val="CommentText"/>
      </w:pPr>
      <w:r>
        <w:rPr>
          <w:rStyle w:val="CommentReference"/>
        </w:rPr>
        <w:annotationRef/>
      </w:r>
      <w:r>
        <w:t>After the basic presentation, have a brief paragraph re prsopects for simulation and rpediction, and this is connected to how much of the variance is explained by the PC or cluster etc at the regional level – details of the individual analyses can go to the supplemnt</w:t>
      </w:r>
    </w:p>
    <w:p w14:paraId="3D933F4B" w14:textId="77777777" w:rsidR="00262C77" w:rsidRDefault="00262C77">
      <w:pPr>
        <w:pStyle w:val="CommentText"/>
      </w:pPr>
    </w:p>
    <w:p w14:paraId="155F92EF" w14:textId="14ABC1D8" w:rsidR="00262C77" w:rsidRDefault="00262C77">
      <w:pPr>
        <w:pStyle w:val="CommentText"/>
      </w:pPr>
      <w:r>
        <w:t>This will provide a nice transition to the next subsection</w:t>
      </w:r>
    </w:p>
  </w:comment>
  <w:comment w:id="12" w:author="Upmanu Lall" w:date="2019-10-15T15:22:00Z" w:initials="UL">
    <w:p w14:paraId="1C382F9F" w14:textId="19778125" w:rsidR="00262C77" w:rsidRDefault="00262C77">
      <w:pPr>
        <w:pStyle w:val="CommentText"/>
      </w:pPr>
      <w:r>
        <w:rPr>
          <w:rStyle w:val="CommentReference"/>
        </w:rPr>
        <w:annotationRef/>
      </w:r>
      <w:r>
        <w:t>Probably drop or merge into methods section</w:t>
      </w:r>
    </w:p>
  </w:comment>
  <w:comment w:id="13" w:author="Upmanu Lall" w:date="2019-10-15T15:22:00Z" w:initials="UL">
    <w:p w14:paraId="2C28314E" w14:textId="77777777" w:rsidR="00262C77" w:rsidRDefault="00262C77">
      <w:pPr>
        <w:pStyle w:val="CommentText"/>
      </w:pPr>
      <w:r>
        <w:rPr>
          <w:rStyle w:val="CommentReference"/>
        </w:rPr>
        <w:annotationRef/>
      </w:r>
      <w:r>
        <w:t>Start this section with a clearer connection to which modes you pick up from the diagnosis, how many sites are invovled nad variance explaied, key frequencies etc and then go directly to how well the SETAR does on each of the features you use it with</w:t>
      </w:r>
    </w:p>
    <w:p w14:paraId="791665FD" w14:textId="77777777" w:rsidR="00262C77" w:rsidRDefault="00262C77">
      <w:pPr>
        <w:pStyle w:val="CommentText"/>
      </w:pPr>
    </w:p>
    <w:p w14:paraId="7C544CFC" w14:textId="77777777" w:rsidR="00262C77" w:rsidRDefault="00262C77">
      <w:pPr>
        <w:pStyle w:val="CommentText"/>
      </w:pPr>
      <w:r>
        <w:t>The package used and details of SETAR should be in methods</w:t>
      </w:r>
    </w:p>
    <w:p w14:paraId="4A8F757C" w14:textId="77777777" w:rsidR="00262C77" w:rsidRDefault="00262C77">
      <w:pPr>
        <w:pStyle w:val="CommentText"/>
      </w:pPr>
      <w:r>
        <w:t>The description of SETAR is inadequate at the moment for the reader to grasp what is going on in Table 1 – also the details of the parameters fit etc could be here or they could be moved to the supplement – you want the reader to get a smooth view of the highlights of the analysis and have the ability to get at the details of the fitting as/if needed</w:t>
      </w:r>
    </w:p>
    <w:p w14:paraId="18A21567" w14:textId="768AEC12" w:rsidR="00262C77" w:rsidRDefault="00262C77">
      <w:pPr>
        <w:pStyle w:val="CommentText"/>
      </w:pPr>
    </w:p>
  </w:comment>
  <w:comment w:id="14" w:author="Upmanu Lall" w:date="2019-10-15T15:32:00Z" w:initials="UL">
    <w:p w14:paraId="7F056140" w14:textId="40A6794D" w:rsidR="00262C77" w:rsidRDefault="00262C77">
      <w:pPr>
        <w:pStyle w:val="CommentText"/>
      </w:pPr>
      <w:r>
        <w:rPr>
          <w:rStyle w:val="CommentReference"/>
        </w:rPr>
        <w:annotationRef/>
      </w:r>
      <w:r>
        <w:t>The key here is that it gets the low frequency variations so highlight that and then all the statistics that are reproduced as well – those can also go to the supp mat if needed</w:t>
      </w:r>
    </w:p>
  </w:comment>
  <w:comment w:id="15" w:author="Upmanu Lall" w:date="2019-10-15T15:33:00Z" w:initials="UL">
    <w:p w14:paraId="7E3D909D" w14:textId="77777777" w:rsidR="00262C77" w:rsidRDefault="00262C77">
      <w:pPr>
        <w:pStyle w:val="CommentText"/>
      </w:pPr>
      <w:r>
        <w:rPr>
          <w:rStyle w:val="CommentReference"/>
        </w:rPr>
        <w:annotationRef/>
      </w:r>
      <w:r>
        <w:t>Make this step quite clear in the methods section – a flow chart would help – or narrative that is clear and goes with the figures you had</w:t>
      </w:r>
    </w:p>
    <w:p w14:paraId="4D885883" w14:textId="23F4B7D8" w:rsidR="00262C77" w:rsidRDefault="00262C77">
      <w:pPr>
        <w:pStyle w:val="CommentText"/>
      </w:pPr>
    </w:p>
  </w:comment>
  <w:comment w:id="16" w:author="Upmanu Lall" w:date="2019-10-15T15:49:00Z" w:initials="UL">
    <w:p w14:paraId="758349FC" w14:textId="77777777" w:rsidR="00262C77" w:rsidRDefault="00262C77">
      <w:pPr>
        <w:pStyle w:val="CommentText"/>
      </w:pPr>
      <w:r>
        <w:rPr>
          <w:rStyle w:val="CommentReference"/>
        </w:rPr>
        <w:annotationRef/>
      </w:r>
      <w:r>
        <w:t>Can drop these kinds of statements in the results  - we can summarize in the discussion section as to how these methods can be used and for what purpose and in that context indicate both the strengths and improvements needed</w:t>
      </w:r>
    </w:p>
    <w:p w14:paraId="20ED32BD" w14:textId="77777777" w:rsidR="00262C77" w:rsidRDefault="00262C77">
      <w:pPr>
        <w:pStyle w:val="CommentText"/>
      </w:pPr>
      <w:r>
        <w:t xml:space="preserve">In this section we need to get a clear story out that we found the following low freq modes, how important they were, and what was the spatial coverage, and that we have a method that provides a decent reproduction at the regional and at the site level </w:t>
      </w:r>
    </w:p>
    <w:p w14:paraId="5803295E" w14:textId="77777777" w:rsidR="00262C77" w:rsidRDefault="00262C77">
      <w:pPr>
        <w:pStyle w:val="CommentText"/>
      </w:pPr>
    </w:p>
    <w:p w14:paraId="51AB9E42" w14:textId="77777777" w:rsidR="00262C77" w:rsidRDefault="00262C77">
      <w:pPr>
        <w:pStyle w:val="CommentText"/>
      </w:pPr>
      <w:r>
        <w:t>This then provides the basis for discussing how it could be used and improved</w:t>
      </w:r>
    </w:p>
    <w:p w14:paraId="06C6895F" w14:textId="77777777" w:rsidR="00262C77" w:rsidRDefault="00262C77">
      <w:pPr>
        <w:pStyle w:val="CommentText"/>
      </w:pPr>
    </w:p>
    <w:p w14:paraId="76F544F6" w14:textId="77777777" w:rsidR="00262C77" w:rsidRDefault="00262C77">
      <w:pPr>
        <w:pStyle w:val="CommentText"/>
      </w:pPr>
      <w:r>
        <w:t>So if we found that there were 3 modes we wanted to highlight in the diagnosis section, we would want to show that we do well or not on simulating those 3 modes and then mapping them back to the sites</w:t>
      </w:r>
    </w:p>
    <w:p w14:paraId="163F5476" w14:textId="77777777" w:rsidR="00262C77" w:rsidRDefault="00262C77">
      <w:pPr>
        <w:pStyle w:val="CommentText"/>
      </w:pPr>
    </w:p>
    <w:p w14:paraId="523A7D9C" w14:textId="5BFD6906" w:rsidR="00262C77" w:rsidRDefault="00262C77">
      <w:pPr>
        <w:pStyle w:val="CommentText"/>
      </w:pPr>
      <w:r>
        <w:t xml:space="preserve">As I said earlier the prediction potential for next year from this approach may be worth highlighting – or even for the cycle that was identified – </w:t>
      </w:r>
    </w:p>
    <w:p w14:paraId="23394946" w14:textId="77777777" w:rsidR="00262C77" w:rsidRDefault="00262C77">
      <w:pPr>
        <w:pStyle w:val="CommentText"/>
      </w:pPr>
    </w:p>
    <w:p w14:paraId="58C85078" w14:textId="77777777" w:rsidR="00262C77" w:rsidRDefault="00262C77">
      <w:pPr>
        <w:pStyle w:val="CommentText"/>
      </w:pPr>
      <w:r>
        <w:t>This would provide the transition to the prediction subsection which needs to be clearly motivated as to the next season or whatever purpose we assign to it</w:t>
      </w:r>
    </w:p>
    <w:p w14:paraId="24E83490" w14:textId="4C57A100" w:rsidR="00262C77" w:rsidRDefault="00262C7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D14D18" w15:done="0"/>
  <w15:commentEx w15:paraId="133206DE" w15:done="0"/>
  <w15:commentEx w15:paraId="67B4F714" w15:done="0"/>
  <w15:commentEx w15:paraId="335982B6" w15:done="0"/>
  <w15:commentEx w15:paraId="28263339" w15:done="0"/>
  <w15:commentEx w15:paraId="7B4744A8" w15:done="0"/>
  <w15:commentEx w15:paraId="34F76D2A" w15:done="0"/>
  <w15:commentEx w15:paraId="4F3C2073" w15:done="0"/>
  <w15:commentEx w15:paraId="155F92EF" w15:done="0"/>
  <w15:commentEx w15:paraId="1C382F9F" w15:done="0"/>
  <w15:commentEx w15:paraId="18A21567" w15:done="0"/>
  <w15:commentEx w15:paraId="7F056140" w15:done="0"/>
  <w15:commentEx w15:paraId="4D885883" w15:done="0"/>
  <w15:commentEx w15:paraId="24E8349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D14D18" w16cid:durableId="2152E749"/>
  <w16cid:commentId w16cid:paraId="133206DE" w16cid:durableId="2152E74A"/>
  <w16cid:commentId w16cid:paraId="67B4F714" w16cid:durableId="2152E74B"/>
  <w16cid:commentId w16cid:paraId="335982B6" w16cid:durableId="2152E74C"/>
  <w16cid:commentId w16cid:paraId="28263339" w16cid:durableId="2152E74E"/>
  <w16cid:commentId w16cid:paraId="7B4744A8" w16cid:durableId="2152E74F"/>
  <w16cid:commentId w16cid:paraId="34F76D2A" w16cid:durableId="2152E750"/>
  <w16cid:commentId w16cid:paraId="4F3C2073" w16cid:durableId="2152E753"/>
  <w16cid:commentId w16cid:paraId="155F92EF" w16cid:durableId="2152E754"/>
  <w16cid:commentId w16cid:paraId="1C382F9F" w16cid:durableId="2152E755"/>
  <w16cid:commentId w16cid:paraId="18A21567" w16cid:durableId="2152E756"/>
  <w16cid:commentId w16cid:paraId="7F056140" w16cid:durableId="2152E757"/>
  <w16cid:commentId w16cid:paraId="4D885883" w16cid:durableId="2152E758"/>
  <w16cid:commentId w16cid:paraId="24E83490" w16cid:durableId="2152E75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5FFB0" w14:textId="77777777" w:rsidR="001D43C2" w:rsidRDefault="001D43C2">
      <w:pPr>
        <w:spacing w:line="240" w:lineRule="auto"/>
      </w:pPr>
      <w:r>
        <w:separator/>
      </w:r>
    </w:p>
  </w:endnote>
  <w:endnote w:type="continuationSeparator" w:id="0">
    <w:p w14:paraId="2F858ABD" w14:textId="77777777" w:rsidR="001D43C2" w:rsidRDefault="001D43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EEC8F0" w14:textId="77777777" w:rsidR="001D43C2" w:rsidRDefault="001D43C2">
      <w:pPr>
        <w:spacing w:line="240" w:lineRule="auto"/>
      </w:pPr>
      <w:r>
        <w:separator/>
      </w:r>
    </w:p>
  </w:footnote>
  <w:footnote w:type="continuationSeparator" w:id="0">
    <w:p w14:paraId="601E484B" w14:textId="77777777" w:rsidR="001D43C2" w:rsidRDefault="001D43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A64B7" w14:textId="77777777" w:rsidR="00262C77" w:rsidRDefault="00262C77">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670112"/>
    <w:multiLevelType w:val="hybridMultilevel"/>
    <w:tmpl w:val="10387FE8"/>
    <w:lvl w:ilvl="0" w:tplc="42841AD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976CA3"/>
    <w:multiLevelType w:val="multilevel"/>
    <w:tmpl w:val="F538E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pmanu Lall">
    <w15:presenceInfo w15:providerId="Windows Live" w15:userId="9145f2df5876226c"/>
  </w15:person>
  <w15:person w15:author="Yash Amonkar">
    <w15:presenceInfo w15:providerId="None" w15:userId="Yash Amo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5D"/>
    <w:rsid w:val="00011F68"/>
    <w:rsid w:val="000155FA"/>
    <w:rsid w:val="00076CE1"/>
    <w:rsid w:val="0008330B"/>
    <w:rsid w:val="000B118B"/>
    <w:rsid w:val="000D5371"/>
    <w:rsid w:val="0011525D"/>
    <w:rsid w:val="0011547D"/>
    <w:rsid w:val="00131989"/>
    <w:rsid w:val="0014646F"/>
    <w:rsid w:val="001C6FF0"/>
    <w:rsid w:val="001D43C2"/>
    <w:rsid w:val="001F02D4"/>
    <w:rsid w:val="00214D55"/>
    <w:rsid w:val="00226FBF"/>
    <w:rsid w:val="002408CC"/>
    <w:rsid w:val="002443C0"/>
    <w:rsid w:val="00251CB8"/>
    <w:rsid w:val="00262C77"/>
    <w:rsid w:val="002C008E"/>
    <w:rsid w:val="002D312A"/>
    <w:rsid w:val="002E451B"/>
    <w:rsid w:val="002F3486"/>
    <w:rsid w:val="00332536"/>
    <w:rsid w:val="00350114"/>
    <w:rsid w:val="00377B40"/>
    <w:rsid w:val="00383448"/>
    <w:rsid w:val="0039751C"/>
    <w:rsid w:val="00397E87"/>
    <w:rsid w:val="003D3425"/>
    <w:rsid w:val="00414675"/>
    <w:rsid w:val="004156C8"/>
    <w:rsid w:val="00451C79"/>
    <w:rsid w:val="00460156"/>
    <w:rsid w:val="004674C2"/>
    <w:rsid w:val="004805DF"/>
    <w:rsid w:val="004A2F5B"/>
    <w:rsid w:val="005009CC"/>
    <w:rsid w:val="00507073"/>
    <w:rsid w:val="0051298B"/>
    <w:rsid w:val="005451DA"/>
    <w:rsid w:val="00565275"/>
    <w:rsid w:val="00592AA1"/>
    <w:rsid w:val="005D4AB6"/>
    <w:rsid w:val="00600DEE"/>
    <w:rsid w:val="00610398"/>
    <w:rsid w:val="00636F30"/>
    <w:rsid w:val="00672970"/>
    <w:rsid w:val="006D44D3"/>
    <w:rsid w:val="006E25C4"/>
    <w:rsid w:val="007334B0"/>
    <w:rsid w:val="007405C9"/>
    <w:rsid w:val="007502A7"/>
    <w:rsid w:val="00784159"/>
    <w:rsid w:val="007867C1"/>
    <w:rsid w:val="007A06C8"/>
    <w:rsid w:val="007F07BB"/>
    <w:rsid w:val="007F31C6"/>
    <w:rsid w:val="00806D96"/>
    <w:rsid w:val="00821996"/>
    <w:rsid w:val="00833D13"/>
    <w:rsid w:val="00844016"/>
    <w:rsid w:val="00852175"/>
    <w:rsid w:val="00856B93"/>
    <w:rsid w:val="008D01E7"/>
    <w:rsid w:val="008E5E22"/>
    <w:rsid w:val="008F582A"/>
    <w:rsid w:val="009019C0"/>
    <w:rsid w:val="0092772B"/>
    <w:rsid w:val="00934F68"/>
    <w:rsid w:val="00957F88"/>
    <w:rsid w:val="009647BB"/>
    <w:rsid w:val="009753F3"/>
    <w:rsid w:val="009A36F4"/>
    <w:rsid w:val="009C05CC"/>
    <w:rsid w:val="009D0E9F"/>
    <w:rsid w:val="009F1FCF"/>
    <w:rsid w:val="00A14A49"/>
    <w:rsid w:val="00A225B8"/>
    <w:rsid w:val="00A36C57"/>
    <w:rsid w:val="00A6742A"/>
    <w:rsid w:val="00A71BD9"/>
    <w:rsid w:val="00A73674"/>
    <w:rsid w:val="00A901DC"/>
    <w:rsid w:val="00B1004E"/>
    <w:rsid w:val="00B2460A"/>
    <w:rsid w:val="00B308BE"/>
    <w:rsid w:val="00B31672"/>
    <w:rsid w:val="00B32E63"/>
    <w:rsid w:val="00B42501"/>
    <w:rsid w:val="00B7497F"/>
    <w:rsid w:val="00BA5C94"/>
    <w:rsid w:val="00BC122D"/>
    <w:rsid w:val="00BC71E8"/>
    <w:rsid w:val="00C01791"/>
    <w:rsid w:val="00C40FD5"/>
    <w:rsid w:val="00C54AA7"/>
    <w:rsid w:val="00D27CD6"/>
    <w:rsid w:val="00D41505"/>
    <w:rsid w:val="00D61715"/>
    <w:rsid w:val="00D732F1"/>
    <w:rsid w:val="00D920B9"/>
    <w:rsid w:val="00DA46D5"/>
    <w:rsid w:val="00DC7208"/>
    <w:rsid w:val="00DE041D"/>
    <w:rsid w:val="00E0077C"/>
    <w:rsid w:val="00E0389F"/>
    <w:rsid w:val="00E1087C"/>
    <w:rsid w:val="00EA3632"/>
    <w:rsid w:val="00EB3B5E"/>
    <w:rsid w:val="00F04021"/>
    <w:rsid w:val="00F1551B"/>
    <w:rsid w:val="00F269C5"/>
    <w:rsid w:val="00F67A89"/>
    <w:rsid w:val="00F72687"/>
    <w:rsid w:val="00F924CE"/>
    <w:rsid w:val="00FA7B06"/>
    <w:rsid w:val="00FC18D2"/>
    <w:rsid w:val="00FE11C7"/>
    <w:rsid w:val="00FF44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4E44B"/>
  <w15:docId w15:val="{B69DC46E-8802-41CA-86B4-73C64A2B6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C05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5CC"/>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BC71E8"/>
    <w:rPr>
      <w:b/>
      <w:bCs/>
    </w:rPr>
  </w:style>
  <w:style w:type="character" w:customStyle="1" w:styleId="CommentSubjectChar">
    <w:name w:val="Comment Subject Char"/>
    <w:basedOn w:val="CommentTextChar"/>
    <w:link w:val="CommentSubject"/>
    <w:uiPriority w:val="99"/>
    <w:semiHidden/>
    <w:rsid w:val="00BC71E8"/>
    <w:rPr>
      <w:b/>
      <w:bCs/>
      <w:sz w:val="20"/>
      <w:szCs w:val="20"/>
    </w:rPr>
  </w:style>
  <w:style w:type="paragraph" w:styleId="Bibliography">
    <w:name w:val="Bibliography"/>
    <w:basedOn w:val="Normal"/>
    <w:next w:val="Normal"/>
    <w:uiPriority w:val="37"/>
    <w:unhideWhenUsed/>
    <w:rsid w:val="006D44D3"/>
    <w:pPr>
      <w:spacing w:line="480" w:lineRule="auto"/>
      <w:ind w:left="720" w:hanging="720"/>
    </w:pPr>
  </w:style>
  <w:style w:type="character" w:styleId="Hyperlink">
    <w:name w:val="Hyperlink"/>
    <w:basedOn w:val="DefaultParagraphFont"/>
    <w:uiPriority w:val="99"/>
    <w:semiHidden/>
    <w:unhideWhenUsed/>
    <w:rsid w:val="0011547D"/>
    <w:rPr>
      <w:color w:val="0000FF"/>
      <w:u w:val="single"/>
    </w:rPr>
  </w:style>
  <w:style w:type="table" w:styleId="TableGrid">
    <w:name w:val="Table Grid"/>
    <w:basedOn w:val="TableNormal"/>
    <w:uiPriority w:val="39"/>
    <w:rsid w:val="005652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65275"/>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5652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354131">
      <w:bodyDiv w:val="1"/>
      <w:marLeft w:val="0"/>
      <w:marRight w:val="0"/>
      <w:marTop w:val="0"/>
      <w:marBottom w:val="0"/>
      <w:divBdr>
        <w:top w:val="none" w:sz="0" w:space="0" w:color="auto"/>
        <w:left w:val="none" w:sz="0" w:space="0" w:color="auto"/>
        <w:bottom w:val="none" w:sz="0" w:space="0" w:color="auto"/>
        <w:right w:val="none" w:sz="0" w:space="0" w:color="auto"/>
      </w:divBdr>
      <w:divsChild>
        <w:div w:id="1986741939">
          <w:marLeft w:val="0"/>
          <w:marRight w:val="0"/>
          <w:marTop w:val="0"/>
          <w:marBottom w:val="0"/>
          <w:divBdr>
            <w:top w:val="none" w:sz="0" w:space="0" w:color="auto"/>
            <w:left w:val="none" w:sz="0" w:space="0" w:color="auto"/>
            <w:bottom w:val="none" w:sz="0" w:space="0" w:color="auto"/>
            <w:right w:val="none" w:sz="0" w:space="0" w:color="auto"/>
          </w:divBdr>
        </w:div>
        <w:div w:id="1502237449">
          <w:marLeft w:val="0"/>
          <w:marRight w:val="0"/>
          <w:marTop w:val="0"/>
          <w:marBottom w:val="0"/>
          <w:divBdr>
            <w:top w:val="none" w:sz="0" w:space="0" w:color="auto"/>
            <w:left w:val="none" w:sz="0" w:space="0" w:color="auto"/>
            <w:bottom w:val="none" w:sz="0" w:space="0" w:color="auto"/>
            <w:right w:val="none" w:sz="0" w:space="0" w:color="auto"/>
          </w:divBdr>
        </w:div>
        <w:div w:id="382408452">
          <w:marLeft w:val="0"/>
          <w:marRight w:val="0"/>
          <w:marTop w:val="0"/>
          <w:marBottom w:val="0"/>
          <w:divBdr>
            <w:top w:val="none" w:sz="0" w:space="0" w:color="auto"/>
            <w:left w:val="none" w:sz="0" w:space="0" w:color="auto"/>
            <w:bottom w:val="none" w:sz="0" w:space="0" w:color="auto"/>
            <w:right w:val="none" w:sz="0" w:space="0" w:color="auto"/>
          </w:divBdr>
        </w:div>
        <w:div w:id="81068333">
          <w:marLeft w:val="0"/>
          <w:marRight w:val="0"/>
          <w:marTop w:val="0"/>
          <w:marBottom w:val="0"/>
          <w:divBdr>
            <w:top w:val="none" w:sz="0" w:space="0" w:color="auto"/>
            <w:left w:val="none" w:sz="0" w:space="0" w:color="auto"/>
            <w:bottom w:val="none" w:sz="0" w:space="0" w:color="auto"/>
            <w:right w:val="none" w:sz="0" w:space="0" w:color="auto"/>
          </w:divBdr>
        </w:div>
        <w:div w:id="898858878">
          <w:marLeft w:val="0"/>
          <w:marRight w:val="0"/>
          <w:marTop w:val="0"/>
          <w:marBottom w:val="0"/>
          <w:divBdr>
            <w:top w:val="none" w:sz="0" w:space="0" w:color="auto"/>
            <w:left w:val="none" w:sz="0" w:space="0" w:color="auto"/>
            <w:bottom w:val="none" w:sz="0" w:space="0" w:color="auto"/>
            <w:right w:val="none" w:sz="0" w:space="0" w:color="auto"/>
          </w:divBdr>
        </w:div>
        <w:div w:id="8790544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climexp.knmi.nl/start.cgi"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rudata.uea.ac.uk/cru/data/nao/"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srl.noaa.gov/psd/gcos_wgsp/Timeseries/Nino34/"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42796-1D4F-4F94-A8FA-A494D3EDC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2572</TotalTime>
  <Pages>23</Pages>
  <Words>18578</Words>
  <Characters>105898</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Upmanu Lall</dc:creator>
  <cp:lastModifiedBy>Yash Amonkar</cp:lastModifiedBy>
  <cp:revision>52</cp:revision>
  <cp:lastPrinted>2019-10-17T20:12:00Z</cp:lastPrinted>
  <dcterms:created xsi:type="dcterms:W3CDTF">2019-10-14T20:04:00Z</dcterms:created>
  <dcterms:modified xsi:type="dcterms:W3CDTF">2019-11-08T23:53:00Z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id="xNvQKhXp"/&gt;&lt;style id="http://www.zotero.org/styles/apa" locale="en-US" hasBibliography="1" bibliographyStyleHasBeenSet="1"/&gt;&lt;prefs&gt;&lt;pref name="fieldType" value="Field"/&gt;&lt;/prefs&gt;&lt;/data&gt;</vt:lpwstr>
  </property>
</Properties>
</file>